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511"/>
        <w:tblW w:w="10773" w:type="dxa"/>
        <w:tblLook w:val="04A0" w:firstRow="1" w:lastRow="0" w:firstColumn="1" w:lastColumn="0" w:noHBand="0" w:noVBand="1"/>
      </w:tblPr>
      <w:tblGrid>
        <w:gridCol w:w="4156"/>
        <w:gridCol w:w="6617"/>
      </w:tblGrid>
      <w:tr w:rsidR="002D2121" w:rsidRPr="00287044" w14:paraId="2556FAC4" w14:textId="77777777" w:rsidTr="002D2121">
        <w:trPr>
          <w:trHeight w:val="233"/>
          <w:ins w:id="0" w:author="Aniesha Sachdeva" w:date="2021-05-07T17:44:00Z"/>
        </w:trPr>
        <w:tc>
          <w:tcPr>
            <w:tcW w:w="10773" w:type="dxa"/>
            <w:gridSpan w:val="2"/>
          </w:tcPr>
          <w:p w14:paraId="53029690" w14:textId="77777777" w:rsidR="002D2121" w:rsidRPr="00287044" w:rsidRDefault="002D2121" w:rsidP="002D2121">
            <w:pPr>
              <w:pStyle w:val="ListParagraph"/>
              <w:widowControl/>
              <w:numPr>
                <w:ilvl w:val="0"/>
                <w:numId w:val="1"/>
              </w:numPr>
              <w:autoSpaceDE/>
              <w:autoSpaceDN/>
              <w:contextualSpacing/>
              <w:rPr>
                <w:ins w:id="1" w:author="Aniesha Sachdeva" w:date="2021-05-07T17:44:00Z"/>
                <w:rFonts w:asciiTheme="minorHAnsi" w:hAnsiTheme="minorHAnsi" w:cstheme="minorHAnsi"/>
                <w:rPrChange w:id="2" w:author="Aniesha Sachdeva" w:date="2021-05-07T17:45:00Z">
                  <w:rPr>
                    <w:ins w:id="3" w:author="Aniesha Sachdeva" w:date="2021-05-07T17:44:00Z"/>
                    <w:rFonts w:asciiTheme="majorHAnsi" w:hAnsiTheme="majorHAnsi" w:cstheme="majorHAnsi"/>
                    <w:b/>
                    <w:bCs/>
                  </w:rPr>
                </w:rPrChange>
              </w:rPr>
            </w:pPr>
            <w:ins w:id="4" w:author="Aniesha Sachdeva" w:date="2021-05-07T17:44:00Z">
              <w:r w:rsidRPr="00287044">
                <w:rPr>
                  <w:rFonts w:asciiTheme="minorHAnsi" w:hAnsiTheme="minorHAnsi" w:cstheme="minorHAnsi"/>
                  <w:rPrChange w:id="5" w:author="Aniesha Sachdeva" w:date="2021-05-07T17:45:00Z">
                    <w:rPr>
                      <w:rFonts w:asciiTheme="majorHAnsi" w:hAnsiTheme="majorHAnsi" w:cstheme="majorHAnsi"/>
                      <w:b/>
                      <w:bCs/>
                    </w:rPr>
                  </w:rPrChange>
                </w:rPr>
                <w:t>Cards</w:t>
              </w:r>
            </w:ins>
          </w:p>
        </w:tc>
      </w:tr>
      <w:tr w:rsidR="002D2121" w:rsidRPr="00287044" w14:paraId="74A467E6" w14:textId="77777777" w:rsidTr="002D2121">
        <w:trPr>
          <w:ins w:id="6" w:author="Aniesha Sachdeva" w:date="2021-05-07T17:44:00Z"/>
        </w:trPr>
        <w:tc>
          <w:tcPr>
            <w:tcW w:w="4156" w:type="dxa"/>
          </w:tcPr>
          <w:p w14:paraId="14DEECA0" w14:textId="77777777" w:rsidR="002D2121" w:rsidRPr="00287044" w:rsidRDefault="002D2121" w:rsidP="002D2121">
            <w:pPr>
              <w:spacing w:line="276" w:lineRule="auto"/>
              <w:jc w:val="both"/>
              <w:rPr>
                <w:ins w:id="7" w:author="Aniesha Sachdeva" w:date="2021-05-07T17:44:00Z"/>
                <w:rFonts w:asciiTheme="minorHAnsi" w:hAnsiTheme="minorHAnsi" w:cstheme="minorHAnsi"/>
                <w:rPrChange w:id="8" w:author="Aniesha Sachdeva" w:date="2021-05-07T17:45:00Z">
                  <w:rPr>
                    <w:ins w:id="9" w:author="Aniesha Sachdeva" w:date="2021-05-07T17:44:00Z"/>
                    <w:rFonts w:asciiTheme="majorHAnsi" w:hAnsiTheme="majorHAnsi" w:cstheme="majorHAnsi"/>
                  </w:rPr>
                </w:rPrChange>
              </w:rPr>
            </w:pPr>
            <w:ins w:id="10" w:author="Aniesha Sachdeva" w:date="2021-05-07T17:44:00Z">
              <w:r w:rsidRPr="00287044">
                <w:rPr>
                  <w:rFonts w:asciiTheme="minorHAnsi" w:hAnsiTheme="minorHAnsi" w:cstheme="minorHAnsi"/>
                  <w:rPrChange w:id="11" w:author="Aniesha Sachdeva" w:date="2021-05-07T17:45:00Z">
                    <w:rPr>
                      <w:rFonts w:asciiTheme="majorHAnsi" w:hAnsiTheme="majorHAnsi" w:cstheme="majorHAnsi"/>
                    </w:rPr>
                  </w:rPrChange>
                </w:rPr>
                <w:t xml:space="preserve">Cards using to show a single value on UI.  Like when we need to show the figure of Total Sales, Total Registration, Total visitors </w:t>
              </w:r>
              <w:proofErr w:type="spellStart"/>
              <w:r w:rsidRPr="00287044">
                <w:rPr>
                  <w:rFonts w:asciiTheme="minorHAnsi" w:hAnsiTheme="minorHAnsi" w:cstheme="minorHAnsi"/>
                  <w:rPrChange w:id="12" w:author="Aniesha Sachdeva" w:date="2021-05-07T17:45:00Z">
                    <w:rPr>
                      <w:rFonts w:asciiTheme="majorHAnsi" w:hAnsiTheme="majorHAnsi" w:cstheme="majorHAnsi"/>
                    </w:rPr>
                  </w:rPrChange>
                </w:rPr>
                <w:t>etc</w:t>
              </w:r>
              <w:proofErr w:type="spellEnd"/>
              <w:r w:rsidRPr="00287044">
                <w:rPr>
                  <w:rFonts w:asciiTheme="minorHAnsi" w:hAnsiTheme="minorHAnsi" w:cstheme="minorHAnsi"/>
                  <w:rPrChange w:id="13" w:author="Aniesha Sachdeva" w:date="2021-05-07T17:45:00Z">
                    <w:rPr>
                      <w:rFonts w:asciiTheme="majorHAnsi" w:hAnsiTheme="majorHAnsi" w:cstheme="majorHAnsi"/>
                    </w:rPr>
                  </w:rPrChange>
                </w:rPr>
                <w:t xml:space="preserve"> than we will use Card visual. Here we can show the numbers in any format (Thousands, Lacs and Millions or in Percentage % </w:t>
              </w:r>
              <w:proofErr w:type="spellStart"/>
              <w:r w:rsidRPr="00287044">
                <w:rPr>
                  <w:rFonts w:asciiTheme="minorHAnsi" w:hAnsiTheme="minorHAnsi" w:cstheme="minorHAnsi"/>
                  <w:rPrChange w:id="14" w:author="Aniesha Sachdeva" w:date="2021-05-07T17:45:00Z">
                    <w:rPr>
                      <w:rFonts w:asciiTheme="majorHAnsi" w:hAnsiTheme="majorHAnsi" w:cstheme="majorHAnsi"/>
                    </w:rPr>
                  </w:rPrChange>
                </w:rPr>
                <w:t>etc</w:t>
              </w:r>
              <w:proofErr w:type="spellEnd"/>
              <w:r w:rsidRPr="00287044">
                <w:rPr>
                  <w:rFonts w:asciiTheme="minorHAnsi" w:hAnsiTheme="minorHAnsi" w:cstheme="minorHAnsi"/>
                  <w:rPrChange w:id="15" w:author="Aniesha Sachdeva" w:date="2021-05-07T17:45:00Z">
                    <w:rPr>
                      <w:rFonts w:asciiTheme="majorHAnsi" w:hAnsiTheme="majorHAnsi" w:cstheme="majorHAnsi"/>
                    </w:rPr>
                  </w:rPrChange>
                </w:rPr>
                <w:t xml:space="preserve">) </w:t>
              </w:r>
            </w:ins>
          </w:p>
        </w:tc>
        <w:tc>
          <w:tcPr>
            <w:tcW w:w="6617" w:type="dxa"/>
          </w:tcPr>
          <w:p w14:paraId="47286B2D" w14:textId="77777777" w:rsidR="002D2121" w:rsidRPr="00287044" w:rsidRDefault="002D2121" w:rsidP="002D2121">
            <w:pPr>
              <w:spacing w:line="276" w:lineRule="auto"/>
              <w:jc w:val="right"/>
              <w:rPr>
                <w:ins w:id="16" w:author="Aniesha Sachdeva" w:date="2021-05-07T17:44:00Z"/>
                <w:rFonts w:asciiTheme="minorHAnsi" w:hAnsiTheme="minorHAnsi" w:cstheme="minorHAnsi"/>
                <w:rPrChange w:id="17" w:author="Aniesha Sachdeva" w:date="2021-05-07T17:45:00Z">
                  <w:rPr>
                    <w:ins w:id="18" w:author="Aniesha Sachdeva" w:date="2021-05-07T17:44:00Z"/>
                    <w:rFonts w:asciiTheme="majorHAnsi" w:hAnsiTheme="majorHAnsi" w:cstheme="majorHAnsi"/>
                    <w:b/>
                    <w:bCs/>
                  </w:rPr>
                </w:rPrChange>
              </w:rPr>
            </w:pPr>
            <w:ins w:id="19" w:author="Aniesha Sachdeva" w:date="2021-05-05T20:52:00Z">
              <w:r w:rsidRPr="00CA56D0">
                <w:rPr>
                  <w:rFonts w:asciiTheme="minorHAnsi" w:hAnsiTheme="minorHAnsi" w:cstheme="minorHAnsi"/>
                  <w:noProof/>
                </w:rPr>
                <w:object w:dxaOrig="3936" w:dyaOrig="2124" w14:anchorId="077046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Graphical user interface, application&#10;&#10;&#10;&#10;Description automatically generated" style="width:195.95pt;height:106.45pt" o:ole="">
                    <v:imagedata r:id="rId10" o:title=""/>
                  </v:shape>
                  <o:OLEObject Type="Embed" ProgID="PBrush" ShapeID="_x0000_i1034" DrawAspect="Content" ObjectID="_1690299614" r:id="rId11"/>
                </w:object>
              </w:r>
            </w:ins>
          </w:p>
        </w:tc>
      </w:tr>
      <w:tr w:rsidR="002D2121" w:rsidRPr="00287044" w14:paraId="53A83004" w14:textId="77777777" w:rsidTr="002D2121">
        <w:trPr>
          <w:ins w:id="20" w:author="Aniesha Sachdeva" w:date="2021-05-07T17:44:00Z"/>
        </w:trPr>
        <w:tc>
          <w:tcPr>
            <w:tcW w:w="10773" w:type="dxa"/>
            <w:gridSpan w:val="2"/>
          </w:tcPr>
          <w:p w14:paraId="6232D87D" w14:textId="77777777" w:rsidR="002D2121" w:rsidRPr="00287044" w:rsidRDefault="002D2121" w:rsidP="002D2121">
            <w:pPr>
              <w:pStyle w:val="ListParagraph"/>
              <w:widowControl/>
              <w:numPr>
                <w:ilvl w:val="0"/>
                <w:numId w:val="1"/>
              </w:numPr>
              <w:autoSpaceDE/>
              <w:autoSpaceDN/>
              <w:spacing w:line="276" w:lineRule="auto"/>
              <w:contextualSpacing/>
              <w:jc w:val="both"/>
              <w:rPr>
                <w:ins w:id="21" w:author="Aniesha Sachdeva" w:date="2021-05-07T17:44:00Z"/>
                <w:rFonts w:asciiTheme="minorHAnsi" w:hAnsiTheme="minorHAnsi" w:cstheme="minorHAnsi"/>
                <w:rPrChange w:id="22" w:author="Aniesha Sachdeva" w:date="2021-05-07T17:45:00Z">
                  <w:rPr>
                    <w:ins w:id="23" w:author="Aniesha Sachdeva" w:date="2021-05-07T17:44:00Z"/>
                    <w:rFonts w:asciiTheme="majorHAnsi" w:hAnsiTheme="majorHAnsi" w:cstheme="majorHAnsi"/>
                    <w:b/>
                    <w:bCs/>
                  </w:rPr>
                </w:rPrChange>
              </w:rPr>
            </w:pPr>
            <w:ins w:id="24" w:author="Aniesha Sachdeva" w:date="2021-05-07T17:44:00Z">
              <w:r w:rsidRPr="00287044">
                <w:rPr>
                  <w:rFonts w:asciiTheme="minorHAnsi" w:hAnsiTheme="minorHAnsi" w:cstheme="minorHAnsi"/>
                  <w:rPrChange w:id="25" w:author="Aniesha Sachdeva" w:date="2021-05-07T17:45:00Z">
                    <w:rPr>
                      <w:rFonts w:asciiTheme="majorHAnsi" w:hAnsiTheme="majorHAnsi" w:cstheme="majorHAnsi"/>
                      <w:b/>
                      <w:bCs/>
                    </w:rPr>
                  </w:rPrChange>
                </w:rPr>
                <w:t>Multi Row Card</w:t>
              </w:r>
            </w:ins>
          </w:p>
        </w:tc>
      </w:tr>
      <w:tr w:rsidR="002D2121" w:rsidRPr="00287044" w14:paraId="28E0DC03" w14:textId="77777777" w:rsidTr="002D2121">
        <w:trPr>
          <w:ins w:id="26" w:author="Aniesha Sachdeva" w:date="2021-05-07T17:44:00Z"/>
        </w:trPr>
        <w:tc>
          <w:tcPr>
            <w:tcW w:w="4156" w:type="dxa"/>
          </w:tcPr>
          <w:p w14:paraId="7646E5E9" w14:textId="77777777" w:rsidR="002D2121" w:rsidRPr="00287044" w:rsidRDefault="002D2121" w:rsidP="002D2121">
            <w:pPr>
              <w:spacing w:line="276" w:lineRule="auto"/>
              <w:jc w:val="both"/>
              <w:rPr>
                <w:ins w:id="27" w:author="Aniesha Sachdeva" w:date="2021-05-07T17:44:00Z"/>
                <w:rFonts w:asciiTheme="minorHAnsi" w:hAnsiTheme="minorHAnsi" w:cstheme="minorHAnsi"/>
                <w:rPrChange w:id="28" w:author="Aniesha Sachdeva" w:date="2021-05-07T17:45:00Z">
                  <w:rPr>
                    <w:ins w:id="29" w:author="Aniesha Sachdeva" w:date="2021-05-07T17:44:00Z"/>
                    <w:rFonts w:asciiTheme="majorHAnsi" w:hAnsiTheme="majorHAnsi" w:cstheme="majorHAnsi"/>
                  </w:rPr>
                </w:rPrChange>
              </w:rPr>
            </w:pPr>
            <w:ins w:id="30" w:author="Aniesha Sachdeva" w:date="2021-05-07T17:44:00Z">
              <w:r w:rsidRPr="00287044">
                <w:rPr>
                  <w:rFonts w:asciiTheme="minorHAnsi" w:hAnsiTheme="minorHAnsi" w:cstheme="minorHAnsi"/>
                  <w:rPrChange w:id="31" w:author="Aniesha Sachdeva" w:date="2021-05-07T17:45:00Z">
                    <w:rPr>
                      <w:rFonts w:asciiTheme="majorHAnsi" w:hAnsiTheme="majorHAnsi" w:cstheme="majorHAnsi"/>
                    </w:rPr>
                  </w:rPrChange>
                </w:rPr>
                <w:t>Multi row card using for displaying the data in a Group format (or a section-wise). for example. if we need to display Total product, Total Sales, Margin % then we can use multi row card.</w:t>
              </w:r>
            </w:ins>
          </w:p>
        </w:tc>
        <w:tc>
          <w:tcPr>
            <w:tcW w:w="6617" w:type="dxa"/>
          </w:tcPr>
          <w:p w14:paraId="18EF2165" w14:textId="77777777" w:rsidR="002D2121" w:rsidRPr="00287044" w:rsidRDefault="002D2121" w:rsidP="002D2121">
            <w:pPr>
              <w:spacing w:line="276" w:lineRule="auto"/>
              <w:jc w:val="right"/>
              <w:rPr>
                <w:ins w:id="32" w:author="Aniesha Sachdeva" w:date="2021-05-07T17:44:00Z"/>
                <w:rFonts w:asciiTheme="minorHAnsi" w:hAnsiTheme="minorHAnsi" w:cstheme="minorHAnsi"/>
                <w:rPrChange w:id="33" w:author="Aniesha Sachdeva" w:date="2021-05-07T17:45:00Z">
                  <w:rPr>
                    <w:ins w:id="34" w:author="Aniesha Sachdeva" w:date="2021-05-07T17:44:00Z"/>
                    <w:rFonts w:asciiTheme="majorHAnsi" w:hAnsiTheme="majorHAnsi" w:cstheme="majorHAnsi"/>
                    <w:b/>
                    <w:bCs/>
                  </w:rPr>
                </w:rPrChange>
              </w:rPr>
            </w:pPr>
            <w:ins w:id="35" w:author="Aniesha Sachdeva" w:date="2021-05-05T20:52:00Z">
              <w:r w:rsidRPr="00CA56D0">
                <w:rPr>
                  <w:rFonts w:asciiTheme="minorHAnsi" w:hAnsiTheme="minorHAnsi" w:cstheme="minorHAnsi"/>
                  <w:noProof/>
                </w:rPr>
                <w:object w:dxaOrig="5904" w:dyaOrig="2820" w14:anchorId="795859F8">
                  <v:shape id="_x0000_i1035" type="#_x0000_t75" alt="Table&#10;&#10;&#10;&#10;Description automatically generated with medium confidence" style="width:279.25pt;height:109.55pt" o:ole="">
                    <v:imagedata r:id="rId12" o:title=""/>
                  </v:shape>
                  <o:OLEObject Type="Embed" ProgID="PBrush" ShapeID="_x0000_i1035" DrawAspect="Content" ObjectID="_1690299615" r:id="rId13"/>
                </w:object>
              </w:r>
            </w:ins>
          </w:p>
        </w:tc>
      </w:tr>
      <w:tr w:rsidR="002D2121" w:rsidRPr="00287044" w14:paraId="22CAE7BC" w14:textId="77777777" w:rsidTr="002D2121">
        <w:trPr>
          <w:ins w:id="36" w:author="Aniesha Sachdeva" w:date="2021-05-07T17:44:00Z"/>
        </w:trPr>
        <w:tc>
          <w:tcPr>
            <w:tcW w:w="10773" w:type="dxa"/>
            <w:gridSpan w:val="2"/>
          </w:tcPr>
          <w:p w14:paraId="55651B08" w14:textId="77777777" w:rsidR="002D2121" w:rsidRPr="00287044" w:rsidRDefault="002D2121" w:rsidP="002D2121">
            <w:pPr>
              <w:pStyle w:val="ListParagraph"/>
              <w:widowControl/>
              <w:numPr>
                <w:ilvl w:val="0"/>
                <w:numId w:val="1"/>
              </w:numPr>
              <w:autoSpaceDE/>
              <w:autoSpaceDN/>
              <w:spacing w:line="276" w:lineRule="auto"/>
              <w:contextualSpacing/>
              <w:jc w:val="both"/>
              <w:rPr>
                <w:ins w:id="37" w:author="Aniesha Sachdeva" w:date="2021-05-07T17:44:00Z"/>
                <w:rFonts w:asciiTheme="minorHAnsi" w:hAnsiTheme="minorHAnsi" w:cstheme="minorHAnsi"/>
                <w:rPrChange w:id="38" w:author="Aniesha Sachdeva" w:date="2021-05-07T17:45:00Z">
                  <w:rPr>
                    <w:ins w:id="39" w:author="Aniesha Sachdeva" w:date="2021-05-07T17:44:00Z"/>
                    <w:rFonts w:asciiTheme="majorHAnsi" w:hAnsiTheme="majorHAnsi" w:cstheme="majorHAnsi"/>
                    <w:b/>
                    <w:bCs/>
                  </w:rPr>
                </w:rPrChange>
              </w:rPr>
            </w:pPr>
            <w:ins w:id="40" w:author="Aniesha Sachdeva" w:date="2021-05-07T17:44:00Z">
              <w:r w:rsidRPr="00287044">
                <w:rPr>
                  <w:rFonts w:asciiTheme="minorHAnsi" w:hAnsiTheme="minorHAnsi" w:cstheme="minorHAnsi"/>
                  <w:rPrChange w:id="41" w:author="Aniesha Sachdeva" w:date="2021-05-07T17:45:00Z">
                    <w:rPr>
                      <w:rFonts w:asciiTheme="majorHAnsi" w:hAnsiTheme="majorHAnsi" w:cstheme="majorHAnsi"/>
                      <w:b/>
                      <w:bCs/>
                    </w:rPr>
                  </w:rPrChange>
                </w:rPr>
                <w:t>Area Chart</w:t>
              </w:r>
            </w:ins>
          </w:p>
        </w:tc>
      </w:tr>
      <w:tr w:rsidR="002D2121" w:rsidRPr="00287044" w14:paraId="2F60C69D" w14:textId="77777777" w:rsidTr="002D2121">
        <w:trPr>
          <w:trHeight w:val="3070"/>
          <w:ins w:id="42" w:author="Aniesha Sachdeva" w:date="2021-05-07T17:44:00Z"/>
        </w:trPr>
        <w:tc>
          <w:tcPr>
            <w:tcW w:w="4156" w:type="dxa"/>
          </w:tcPr>
          <w:p w14:paraId="5D28EB5D" w14:textId="77777777" w:rsidR="002D2121" w:rsidRPr="00287044" w:rsidRDefault="002D2121" w:rsidP="002D2121">
            <w:pPr>
              <w:spacing w:line="276" w:lineRule="auto"/>
              <w:jc w:val="both"/>
              <w:rPr>
                <w:ins w:id="43" w:author="Aniesha Sachdeva" w:date="2021-05-07T17:44:00Z"/>
                <w:rFonts w:asciiTheme="minorHAnsi" w:hAnsiTheme="minorHAnsi" w:cstheme="minorHAnsi"/>
                <w:rPrChange w:id="44" w:author="Aniesha Sachdeva" w:date="2021-05-07T17:45:00Z">
                  <w:rPr>
                    <w:ins w:id="45" w:author="Aniesha Sachdeva" w:date="2021-05-07T17:44:00Z"/>
                    <w:rFonts w:asciiTheme="majorHAnsi" w:hAnsiTheme="majorHAnsi" w:cstheme="majorHAnsi"/>
                  </w:rPr>
                </w:rPrChange>
              </w:rPr>
            </w:pPr>
            <w:ins w:id="46" w:author="Aniesha Sachdeva" w:date="2021-05-07T17:44:00Z">
              <w:r w:rsidRPr="00287044">
                <w:rPr>
                  <w:rFonts w:asciiTheme="minorHAnsi" w:hAnsiTheme="minorHAnsi" w:cstheme="minorHAnsi"/>
                  <w:rPrChange w:id="47" w:author="Aniesha Sachdeva" w:date="2021-05-07T17:45:00Z">
                    <w:rPr>
                      <w:rFonts w:asciiTheme="majorHAnsi" w:hAnsiTheme="majorHAnsi" w:cstheme="majorHAnsi"/>
                    </w:rPr>
                  </w:rPrChange>
                </w:rPr>
                <w:t xml:space="preserve">Area charts are based on lines charts which use for showing the trends. Area chart mainly using for </w:t>
              </w:r>
            </w:ins>
          </w:p>
          <w:p w14:paraId="05DA4759" w14:textId="77777777" w:rsidR="002D2121" w:rsidRPr="00287044" w:rsidRDefault="002D2121" w:rsidP="002D2121">
            <w:pPr>
              <w:pStyle w:val="ListParagraph"/>
              <w:widowControl/>
              <w:numPr>
                <w:ilvl w:val="0"/>
                <w:numId w:val="2"/>
              </w:numPr>
              <w:autoSpaceDE/>
              <w:autoSpaceDN/>
              <w:spacing w:line="276" w:lineRule="auto"/>
              <w:contextualSpacing/>
              <w:jc w:val="both"/>
              <w:rPr>
                <w:ins w:id="48" w:author="Aniesha Sachdeva" w:date="2021-05-07T17:44:00Z"/>
                <w:rFonts w:asciiTheme="minorHAnsi" w:hAnsiTheme="minorHAnsi" w:cstheme="minorHAnsi"/>
                <w:rPrChange w:id="49" w:author="Aniesha Sachdeva" w:date="2021-05-07T17:45:00Z">
                  <w:rPr>
                    <w:ins w:id="50" w:author="Aniesha Sachdeva" w:date="2021-05-07T17:44:00Z"/>
                    <w:rFonts w:asciiTheme="majorHAnsi" w:hAnsiTheme="majorHAnsi" w:cstheme="majorHAnsi"/>
                  </w:rPr>
                </w:rPrChange>
              </w:rPr>
            </w:pPr>
            <w:ins w:id="51" w:author="Aniesha Sachdeva" w:date="2021-05-07T17:44:00Z">
              <w:r w:rsidRPr="00287044">
                <w:rPr>
                  <w:rFonts w:asciiTheme="minorHAnsi" w:hAnsiTheme="minorHAnsi" w:cstheme="minorHAnsi"/>
                  <w:rPrChange w:id="52" w:author="Aniesha Sachdeva" w:date="2021-05-07T17:45:00Z">
                    <w:rPr>
                      <w:rFonts w:asciiTheme="majorHAnsi" w:hAnsiTheme="majorHAnsi" w:cstheme="majorHAnsi"/>
                    </w:rPr>
                  </w:rPrChange>
                </w:rPr>
                <w:t>To display a trend for facilitates planning</w:t>
              </w:r>
            </w:ins>
          </w:p>
          <w:p w14:paraId="21EFDEC7" w14:textId="77777777" w:rsidR="002D2121" w:rsidRPr="00287044" w:rsidRDefault="002D2121" w:rsidP="002D2121">
            <w:pPr>
              <w:pStyle w:val="ListParagraph"/>
              <w:widowControl/>
              <w:numPr>
                <w:ilvl w:val="0"/>
                <w:numId w:val="2"/>
              </w:numPr>
              <w:autoSpaceDE/>
              <w:autoSpaceDN/>
              <w:spacing w:line="276" w:lineRule="auto"/>
              <w:contextualSpacing/>
              <w:jc w:val="both"/>
              <w:rPr>
                <w:ins w:id="53" w:author="Aniesha Sachdeva" w:date="2021-05-07T17:44:00Z"/>
                <w:rFonts w:asciiTheme="minorHAnsi" w:hAnsiTheme="minorHAnsi" w:cstheme="minorHAnsi"/>
                <w:rPrChange w:id="54" w:author="Aniesha Sachdeva" w:date="2021-05-07T17:45:00Z">
                  <w:rPr>
                    <w:ins w:id="55" w:author="Aniesha Sachdeva" w:date="2021-05-07T17:44:00Z"/>
                    <w:rFonts w:asciiTheme="majorHAnsi" w:hAnsiTheme="majorHAnsi" w:cstheme="majorHAnsi"/>
                  </w:rPr>
                </w:rPrChange>
              </w:rPr>
            </w:pPr>
            <w:ins w:id="56" w:author="Aniesha Sachdeva" w:date="2021-05-07T17:44:00Z">
              <w:r w:rsidRPr="00287044">
                <w:rPr>
                  <w:rFonts w:asciiTheme="minorHAnsi" w:hAnsiTheme="minorHAnsi" w:cstheme="minorHAnsi"/>
                  <w:rPrChange w:id="57" w:author="Aniesha Sachdeva" w:date="2021-05-07T17:45:00Z">
                    <w:rPr>
                      <w:rFonts w:asciiTheme="majorHAnsi" w:hAnsiTheme="majorHAnsi" w:cstheme="majorHAnsi"/>
                    </w:rPr>
                  </w:rPrChange>
                </w:rPr>
                <w:t>Trend for the different categories</w:t>
              </w:r>
            </w:ins>
          </w:p>
          <w:p w14:paraId="0A4229AD" w14:textId="77777777" w:rsidR="002D2121" w:rsidRPr="00287044" w:rsidRDefault="002D2121" w:rsidP="002D2121">
            <w:pPr>
              <w:pStyle w:val="ListParagraph"/>
              <w:widowControl/>
              <w:numPr>
                <w:ilvl w:val="0"/>
                <w:numId w:val="2"/>
              </w:numPr>
              <w:autoSpaceDE/>
              <w:autoSpaceDN/>
              <w:spacing w:line="276" w:lineRule="auto"/>
              <w:contextualSpacing/>
              <w:jc w:val="both"/>
              <w:rPr>
                <w:ins w:id="58" w:author="Aniesha Sachdeva" w:date="2021-05-07T17:44:00Z"/>
                <w:rFonts w:asciiTheme="minorHAnsi" w:hAnsiTheme="minorHAnsi" w:cstheme="minorHAnsi"/>
                <w:rPrChange w:id="59" w:author="Aniesha Sachdeva" w:date="2021-05-07T17:45:00Z">
                  <w:rPr>
                    <w:ins w:id="60" w:author="Aniesha Sachdeva" w:date="2021-05-07T17:44:00Z"/>
                    <w:rFonts w:asciiTheme="majorHAnsi" w:hAnsiTheme="majorHAnsi" w:cstheme="majorHAnsi"/>
                  </w:rPr>
                </w:rPrChange>
              </w:rPr>
            </w:pPr>
            <w:ins w:id="61" w:author="Aniesha Sachdeva" w:date="2021-05-07T17:44:00Z">
              <w:r w:rsidRPr="00287044">
                <w:rPr>
                  <w:rFonts w:asciiTheme="minorHAnsi" w:hAnsiTheme="minorHAnsi" w:cstheme="minorHAnsi"/>
                  <w:rPrChange w:id="62" w:author="Aniesha Sachdeva" w:date="2021-05-07T17:45:00Z">
                    <w:rPr>
                      <w:rFonts w:asciiTheme="majorHAnsi" w:hAnsiTheme="majorHAnsi" w:cstheme="majorHAnsi"/>
                    </w:rPr>
                  </w:rPrChange>
                </w:rPr>
                <w:t>Showing the trend over time without having to show the exact values</w:t>
              </w:r>
            </w:ins>
          </w:p>
        </w:tc>
        <w:tc>
          <w:tcPr>
            <w:tcW w:w="6617" w:type="dxa"/>
          </w:tcPr>
          <w:p w14:paraId="274579DC" w14:textId="77777777" w:rsidR="002D2121" w:rsidRPr="00287044" w:rsidRDefault="002D2121" w:rsidP="002D2121">
            <w:pPr>
              <w:spacing w:line="276" w:lineRule="auto"/>
              <w:jc w:val="right"/>
              <w:rPr>
                <w:ins w:id="63" w:author="Aniesha Sachdeva" w:date="2021-05-07T17:44:00Z"/>
                <w:rFonts w:asciiTheme="minorHAnsi" w:hAnsiTheme="minorHAnsi" w:cstheme="minorHAnsi"/>
                <w:rPrChange w:id="64" w:author="Aniesha Sachdeva" w:date="2021-05-07T17:45:00Z">
                  <w:rPr>
                    <w:ins w:id="65" w:author="Aniesha Sachdeva" w:date="2021-05-07T17:44:00Z"/>
                    <w:rFonts w:asciiTheme="majorHAnsi" w:hAnsiTheme="majorHAnsi" w:cstheme="majorHAnsi"/>
                    <w:b/>
                    <w:bCs/>
                  </w:rPr>
                </w:rPrChange>
              </w:rPr>
            </w:pPr>
            <w:ins w:id="66" w:author="Aniesha Sachdeva" w:date="2021-05-07T17:44:00Z">
              <w:r>
                <w:rPr>
                  <w:noProof/>
                </w:rPr>
                <w:drawing>
                  <wp:inline distT="0" distB="0" distL="0" distR="0" wp14:anchorId="670386B0" wp14:editId="0D52F1F8">
                    <wp:extent cx="3518683" cy="1734185"/>
                    <wp:effectExtent l="0" t="0" r="5715"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4">
                              <a:extLst>
                                <a:ext uri="{28A0092B-C50C-407E-A947-70E740481C1C}">
                                  <a14:useLocalDpi xmlns:a14="http://schemas.microsoft.com/office/drawing/2010/main" val="0"/>
                                </a:ext>
                              </a:extLst>
                            </a:blip>
                            <a:stretch>
                              <a:fillRect/>
                            </a:stretch>
                          </pic:blipFill>
                          <pic:spPr>
                            <a:xfrm>
                              <a:off x="0" y="0"/>
                              <a:ext cx="3518683" cy="1734185"/>
                            </a:xfrm>
                            <a:prstGeom prst="rect">
                              <a:avLst/>
                            </a:prstGeom>
                          </pic:spPr>
                        </pic:pic>
                      </a:graphicData>
                    </a:graphic>
                  </wp:inline>
                </w:drawing>
              </w:r>
            </w:ins>
          </w:p>
        </w:tc>
      </w:tr>
      <w:tr w:rsidR="002D2121" w:rsidRPr="00287044" w14:paraId="397EBF33" w14:textId="77777777" w:rsidTr="002D2121">
        <w:trPr>
          <w:ins w:id="67" w:author="Aniesha Sachdeva" w:date="2021-05-07T17:44:00Z"/>
        </w:trPr>
        <w:tc>
          <w:tcPr>
            <w:tcW w:w="10773" w:type="dxa"/>
            <w:gridSpan w:val="2"/>
          </w:tcPr>
          <w:p w14:paraId="2EB038C6" w14:textId="77777777" w:rsidR="002D2121" w:rsidRPr="00287044" w:rsidRDefault="002D2121" w:rsidP="002D2121">
            <w:pPr>
              <w:pStyle w:val="ListParagraph"/>
              <w:widowControl/>
              <w:numPr>
                <w:ilvl w:val="0"/>
                <w:numId w:val="1"/>
              </w:numPr>
              <w:autoSpaceDE/>
              <w:autoSpaceDN/>
              <w:spacing w:line="276" w:lineRule="auto"/>
              <w:contextualSpacing/>
              <w:jc w:val="both"/>
              <w:rPr>
                <w:ins w:id="68" w:author="Aniesha Sachdeva" w:date="2021-05-07T17:44:00Z"/>
                <w:rFonts w:asciiTheme="minorHAnsi" w:hAnsiTheme="minorHAnsi" w:cstheme="minorHAnsi"/>
                <w:rPrChange w:id="69" w:author="Aniesha Sachdeva" w:date="2021-05-07T17:45:00Z">
                  <w:rPr>
                    <w:ins w:id="70" w:author="Aniesha Sachdeva" w:date="2021-05-07T17:44:00Z"/>
                    <w:rFonts w:asciiTheme="majorHAnsi" w:hAnsiTheme="majorHAnsi" w:cstheme="majorHAnsi"/>
                    <w:b/>
                    <w:bCs/>
                  </w:rPr>
                </w:rPrChange>
              </w:rPr>
            </w:pPr>
            <w:ins w:id="71" w:author="Aniesha Sachdeva" w:date="2021-05-07T17:44:00Z">
              <w:r w:rsidRPr="00287044">
                <w:rPr>
                  <w:rFonts w:asciiTheme="minorHAnsi" w:hAnsiTheme="minorHAnsi" w:cstheme="minorHAnsi"/>
                  <w:rPrChange w:id="72" w:author="Aniesha Sachdeva" w:date="2021-05-07T17:45:00Z">
                    <w:rPr>
                      <w:rFonts w:asciiTheme="majorHAnsi" w:hAnsiTheme="majorHAnsi" w:cstheme="majorHAnsi"/>
                      <w:b/>
                      <w:bCs/>
                    </w:rPr>
                  </w:rPrChange>
                </w:rPr>
                <w:t>Line Chart</w:t>
              </w:r>
            </w:ins>
          </w:p>
        </w:tc>
      </w:tr>
      <w:tr w:rsidR="002D2121" w:rsidRPr="00287044" w14:paraId="67AD8177" w14:textId="77777777" w:rsidTr="002D2121">
        <w:trPr>
          <w:trHeight w:val="4071"/>
          <w:ins w:id="73" w:author="Aniesha Sachdeva" w:date="2021-05-07T17:44:00Z"/>
        </w:trPr>
        <w:tc>
          <w:tcPr>
            <w:tcW w:w="4156" w:type="dxa"/>
          </w:tcPr>
          <w:p w14:paraId="4E79D501" w14:textId="77777777" w:rsidR="002D2121" w:rsidRPr="00287044" w:rsidRDefault="002D2121" w:rsidP="002D2121">
            <w:pPr>
              <w:spacing w:line="276" w:lineRule="auto"/>
              <w:jc w:val="both"/>
              <w:rPr>
                <w:ins w:id="74" w:author="Aniesha Sachdeva" w:date="2021-05-07T17:44:00Z"/>
                <w:rFonts w:asciiTheme="minorHAnsi" w:hAnsiTheme="minorHAnsi" w:cstheme="minorHAnsi"/>
                <w:color w:val="212121"/>
                <w:shd w:val="clear" w:color="auto" w:fill="FFFFFF"/>
                <w:rPrChange w:id="75" w:author="Aniesha Sachdeva" w:date="2021-05-07T17:45:00Z">
                  <w:rPr>
                    <w:ins w:id="76" w:author="Aniesha Sachdeva" w:date="2021-05-07T17:44:00Z"/>
                    <w:rFonts w:asciiTheme="majorHAnsi" w:hAnsiTheme="majorHAnsi" w:cstheme="majorHAnsi"/>
                    <w:color w:val="212121"/>
                    <w:shd w:val="clear" w:color="auto" w:fill="FFFFFF"/>
                  </w:rPr>
                </w:rPrChange>
              </w:rPr>
            </w:pPr>
            <w:ins w:id="77" w:author="Aniesha Sachdeva" w:date="2021-05-07T17:44:00Z">
              <w:r w:rsidRPr="00287044">
                <w:rPr>
                  <w:rFonts w:asciiTheme="minorHAnsi" w:hAnsiTheme="minorHAnsi" w:cstheme="minorHAnsi"/>
                  <w:rPrChange w:id="78" w:author="Aniesha Sachdeva" w:date="2021-05-07T17:45:00Z">
                    <w:rPr>
                      <w:rFonts w:asciiTheme="majorHAnsi" w:hAnsiTheme="majorHAnsi" w:cstheme="majorHAnsi"/>
                    </w:rPr>
                  </w:rPrChange>
                </w:rPr>
                <w:t xml:space="preserve">When we need to show the exact value of the plotted data then we can use the line chart. Basically, line showing correlations between category and time values.  For example, if we need to show total display monthly trends of products sold with data values then we will use line chart. </w:t>
              </w:r>
              <w:r w:rsidRPr="00287044">
                <w:rPr>
                  <w:rFonts w:asciiTheme="minorHAnsi" w:hAnsiTheme="minorHAnsi" w:cstheme="minorHAnsi"/>
                  <w:color w:val="212121"/>
                  <w:shd w:val="clear" w:color="auto" w:fill="FFFFFF"/>
                  <w:rPrChange w:id="79" w:author="Aniesha Sachdeva" w:date="2021-05-07T17:45:00Z">
                    <w:rPr>
                      <w:rFonts w:asciiTheme="majorHAnsi" w:hAnsiTheme="majorHAnsi" w:cstheme="majorHAnsi"/>
                      <w:color w:val="212121"/>
                      <w:shd w:val="clear" w:color="auto" w:fill="FFFFFF"/>
                    </w:rPr>
                  </w:rPrChange>
                </w:rPr>
                <w:t>Each point in the line is corresponds to a data value in the given category.</w:t>
              </w:r>
            </w:ins>
          </w:p>
          <w:p w14:paraId="32ED5A29" w14:textId="77777777" w:rsidR="002D2121" w:rsidRPr="00287044" w:rsidRDefault="002D2121" w:rsidP="002D2121">
            <w:pPr>
              <w:spacing w:line="276" w:lineRule="auto"/>
              <w:jc w:val="both"/>
              <w:rPr>
                <w:ins w:id="80" w:author="Aniesha Sachdeva" w:date="2021-05-07T17:44:00Z"/>
                <w:rFonts w:asciiTheme="minorHAnsi" w:hAnsiTheme="minorHAnsi" w:cstheme="minorHAnsi"/>
                <w:color w:val="616161"/>
                <w:shd w:val="clear" w:color="auto" w:fill="FFFFFF"/>
                <w:rPrChange w:id="81" w:author="Aniesha Sachdeva" w:date="2021-05-07T17:45:00Z">
                  <w:rPr>
                    <w:ins w:id="82" w:author="Aniesha Sachdeva" w:date="2021-05-07T17:44:00Z"/>
                    <w:rFonts w:asciiTheme="majorHAnsi" w:hAnsiTheme="majorHAnsi" w:cstheme="majorHAnsi"/>
                    <w:color w:val="616161"/>
                    <w:shd w:val="clear" w:color="auto" w:fill="FFFFFF"/>
                  </w:rPr>
                </w:rPrChange>
              </w:rPr>
            </w:pPr>
            <w:ins w:id="83" w:author="Aniesha Sachdeva" w:date="2021-05-07T17:44:00Z">
              <w:r w:rsidRPr="00287044">
                <w:rPr>
                  <w:rFonts w:asciiTheme="minorHAnsi" w:hAnsiTheme="minorHAnsi" w:cstheme="minorHAnsi"/>
                  <w:rPrChange w:id="84" w:author="Aniesha Sachdeva" w:date="2021-05-07T17:45:00Z">
                    <w:rPr>
                      <w:rFonts w:asciiTheme="majorHAnsi" w:hAnsiTheme="majorHAnsi" w:cstheme="majorHAnsi"/>
                    </w:rPr>
                  </w:rPrChange>
                </w:rPr>
                <w:t xml:space="preserve"> It’s also used for showing the trends on multiple legends (</w:t>
              </w:r>
              <w:proofErr w:type="gramStart"/>
              <w:r w:rsidRPr="00287044">
                <w:rPr>
                  <w:rFonts w:asciiTheme="minorHAnsi" w:hAnsiTheme="minorHAnsi" w:cstheme="minorHAnsi"/>
                  <w:rPrChange w:id="85" w:author="Aniesha Sachdeva" w:date="2021-05-07T17:45:00Z">
                    <w:rPr>
                      <w:rFonts w:asciiTheme="majorHAnsi" w:hAnsiTheme="majorHAnsi" w:cstheme="majorHAnsi"/>
                    </w:rPr>
                  </w:rPrChange>
                </w:rPr>
                <w:t>i.e.</w:t>
              </w:r>
              <w:proofErr w:type="gramEnd"/>
              <w:r w:rsidRPr="00287044">
                <w:rPr>
                  <w:rFonts w:asciiTheme="minorHAnsi" w:hAnsiTheme="minorHAnsi" w:cstheme="minorHAnsi"/>
                  <w:rPrChange w:id="86" w:author="Aniesha Sachdeva" w:date="2021-05-07T17:45:00Z">
                    <w:rPr>
                      <w:rFonts w:asciiTheme="majorHAnsi" w:hAnsiTheme="majorHAnsi" w:cstheme="majorHAnsi"/>
                    </w:rPr>
                  </w:rPrChange>
                </w:rPr>
                <w:t xml:space="preserve"> series of data), we can use 2 or more Y axes to showing the trends on same chart.  </w:t>
              </w:r>
            </w:ins>
          </w:p>
        </w:tc>
        <w:tc>
          <w:tcPr>
            <w:tcW w:w="6617" w:type="dxa"/>
          </w:tcPr>
          <w:p w14:paraId="56A8A5B8" w14:textId="77777777" w:rsidR="002D2121" w:rsidRPr="00287044" w:rsidRDefault="002D2121" w:rsidP="002D2121">
            <w:pPr>
              <w:spacing w:line="276" w:lineRule="auto"/>
              <w:jc w:val="right"/>
              <w:rPr>
                <w:ins w:id="87" w:author="Aniesha Sachdeva" w:date="2021-05-07T17:44:00Z"/>
                <w:rFonts w:asciiTheme="minorHAnsi" w:hAnsiTheme="minorHAnsi" w:cstheme="minorHAnsi"/>
                <w:rPrChange w:id="88" w:author="Aniesha Sachdeva" w:date="2021-05-07T17:45:00Z">
                  <w:rPr>
                    <w:ins w:id="89" w:author="Aniesha Sachdeva" w:date="2021-05-07T17:44:00Z"/>
                    <w:rFonts w:asciiTheme="majorHAnsi" w:hAnsiTheme="majorHAnsi" w:cstheme="majorHAnsi"/>
                  </w:rPr>
                </w:rPrChange>
              </w:rPr>
            </w:pPr>
            <w:ins w:id="90" w:author="Aniesha Sachdeva" w:date="2021-05-07T17:44:00Z">
              <w:r>
                <w:rPr>
                  <w:noProof/>
                </w:rPr>
                <w:drawing>
                  <wp:inline distT="0" distB="0" distL="0" distR="0" wp14:anchorId="42197D60" wp14:editId="66EBB440">
                    <wp:extent cx="3542397" cy="207899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5">
                              <a:extLst>
                                <a:ext uri="{28A0092B-C50C-407E-A947-70E740481C1C}">
                                  <a14:useLocalDpi xmlns:a14="http://schemas.microsoft.com/office/drawing/2010/main" val="0"/>
                                </a:ext>
                              </a:extLst>
                            </a:blip>
                            <a:stretch>
                              <a:fillRect/>
                            </a:stretch>
                          </pic:blipFill>
                          <pic:spPr>
                            <a:xfrm>
                              <a:off x="0" y="0"/>
                              <a:ext cx="3542397" cy="2078990"/>
                            </a:xfrm>
                            <a:prstGeom prst="rect">
                              <a:avLst/>
                            </a:prstGeom>
                          </pic:spPr>
                        </pic:pic>
                      </a:graphicData>
                    </a:graphic>
                  </wp:inline>
                </w:drawing>
              </w:r>
            </w:ins>
          </w:p>
          <w:p w14:paraId="1EEA60FB" w14:textId="77777777" w:rsidR="002D2121" w:rsidRPr="00287044" w:rsidRDefault="002D2121" w:rsidP="002D2121">
            <w:pPr>
              <w:spacing w:line="276" w:lineRule="auto"/>
              <w:rPr>
                <w:ins w:id="91" w:author="Aniesha Sachdeva" w:date="2021-05-07T17:44:00Z"/>
                <w:rFonts w:asciiTheme="minorHAnsi" w:hAnsiTheme="minorHAnsi" w:cstheme="minorHAnsi"/>
                <w:rPrChange w:id="92" w:author="Aniesha Sachdeva" w:date="2021-05-07T17:45:00Z">
                  <w:rPr>
                    <w:ins w:id="93" w:author="Aniesha Sachdeva" w:date="2021-05-07T17:44:00Z"/>
                    <w:rFonts w:asciiTheme="majorHAnsi" w:hAnsiTheme="majorHAnsi" w:cstheme="majorHAnsi"/>
                  </w:rPr>
                </w:rPrChange>
              </w:rPr>
            </w:pPr>
          </w:p>
          <w:p w14:paraId="20974E8F" w14:textId="77777777" w:rsidR="002D2121" w:rsidRPr="00287044" w:rsidRDefault="002D2121" w:rsidP="002D2121">
            <w:pPr>
              <w:spacing w:line="276" w:lineRule="auto"/>
              <w:jc w:val="right"/>
              <w:rPr>
                <w:ins w:id="94" w:author="Aniesha Sachdeva" w:date="2021-05-07T17:44:00Z"/>
                <w:rFonts w:asciiTheme="minorHAnsi" w:hAnsiTheme="minorHAnsi" w:cstheme="minorHAnsi"/>
                <w:rPrChange w:id="95" w:author="Aniesha Sachdeva" w:date="2021-05-07T17:45:00Z">
                  <w:rPr>
                    <w:ins w:id="96" w:author="Aniesha Sachdeva" w:date="2021-05-07T17:44:00Z"/>
                    <w:rFonts w:asciiTheme="majorHAnsi" w:hAnsiTheme="majorHAnsi" w:cstheme="majorHAnsi"/>
                  </w:rPr>
                </w:rPrChange>
              </w:rPr>
            </w:pPr>
          </w:p>
        </w:tc>
      </w:tr>
      <w:tr w:rsidR="002D2121" w:rsidRPr="00287044" w14:paraId="426137CE" w14:textId="77777777" w:rsidTr="002D2121">
        <w:trPr>
          <w:ins w:id="97" w:author="Aniesha Sachdeva" w:date="2021-05-07T17:44:00Z"/>
        </w:trPr>
        <w:tc>
          <w:tcPr>
            <w:tcW w:w="10773" w:type="dxa"/>
            <w:gridSpan w:val="2"/>
          </w:tcPr>
          <w:p w14:paraId="064C90F2" w14:textId="77777777" w:rsidR="002D2121" w:rsidRPr="00287044" w:rsidRDefault="002D2121" w:rsidP="002D2121">
            <w:pPr>
              <w:pStyle w:val="ListParagraph"/>
              <w:widowControl/>
              <w:numPr>
                <w:ilvl w:val="0"/>
                <w:numId w:val="1"/>
              </w:numPr>
              <w:autoSpaceDE/>
              <w:autoSpaceDN/>
              <w:spacing w:line="276" w:lineRule="auto"/>
              <w:contextualSpacing/>
              <w:jc w:val="both"/>
              <w:rPr>
                <w:ins w:id="98" w:author="Aniesha Sachdeva" w:date="2021-05-07T17:44:00Z"/>
                <w:rFonts w:asciiTheme="minorHAnsi" w:hAnsiTheme="minorHAnsi" w:cstheme="minorHAnsi"/>
                <w:rPrChange w:id="99" w:author="Aniesha Sachdeva" w:date="2021-05-07T17:45:00Z">
                  <w:rPr>
                    <w:ins w:id="100" w:author="Aniesha Sachdeva" w:date="2021-05-07T17:44:00Z"/>
                    <w:rFonts w:asciiTheme="majorHAnsi" w:hAnsiTheme="majorHAnsi" w:cstheme="majorHAnsi"/>
                  </w:rPr>
                </w:rPrChange>
              </w:rPr>
            </w:pPr>
            <w:ins w:id="101" w:author="Aniesha Sachdeva" w:date="2021-05-07T17:44:00Z">
              <w:r w:rsidRPr="00287044">
                <w:rPr>
                  <w:rFonts w:asciiTheme="minorHAnsi" w:hAnsiTheme="minorHAnsi" w:cstheme="minorHAnsi"/>
                  <w:rPrChange w:id="102" w:author="Aniesha Sachdeva" w:date="2021-05-07T17:45:00Z">
                    <w:rPr>
                      <w:rFonts w:asciiTheme="majorHAnsi" w:hAnsiTheme="majorHAnsi" w:cstheme="majorHAnsi"/>
                      <w:b/>
                      <w:bCs/>
                    </w:rPr>
                  </w:rPrChange>
                </w:rPr>
                <w:t>Clustered Bar Chart</w:t>
              </w:r>
            </w:ins>
          </w:p>
        </w:tc>
      </w:tr>
      <w:tr w:rsidR="002D2121" w:rsidRPr="00287044" w14:paraId="787CCE7E" w14:textId="77777777" w:rsidTr="002D2121">
        <w:trPr>
          <w:trHeight w:val="3469"/>
          <w:ins w:id="103" w:author="Aniesha Sachdeva" w:date="2021-05-07T17:44:00Z"/>
        </w:trPr>
        <w:tc>
          <w:tcPr>
            <w:tcW w:w="4156" w:type="dxa"/>
          </w:tcPr>
          <w:p w14:paraId="26A6B3E7" w14:textId="77777777" w:rsidR="002D2121" w:rsidRPr="00287044" w:rsidRDefault="002D2121" w:rsidP="002D2121">
            <w:pPr>
              <w:spacing w:line="276" w:lineRule="auto"/>
              <w:jc w:val="both"/>
              <w:rPr>
                <w:ins w:id="104" w:author="Aniesha Sachdeva" w:date="2021-05-07T17:44:00Z"/>
                <w:rFonts w:asciiTheme="minorHAnsi" w:hAnsiTheme="minorHAnsi" w:cstheme="minorHAnsi"/>
                <w:rPrChange w:id="105" w:author="Aniesha Sachdeva" w:date="2021-05-07T17:45:00Z">
                  <w:rPr>
                    <w:ins w:id="106" w:author="Aniesha Sachdeva" w:date="2021-05-07T17:44:00Z"/>
                    <w:rFonts w:asciiTheme="majorHAnsi" w:hAnsiTheme="majorHAnsi" w:cstheme="majorHAnsi"/>
                  </w:rPr>
                </w:rPrChange>
              </w:rPr>
            </w:pPr>
            <w:ins w:id="107" w:author="Aniesha Sachdeva" w:date="2021-05-07T17:44:00Z">
              <w:r w:rsidRPr="00287044">
                <w:rPr>
                  <w:rFonts w:asciiTheme="minorHAnsi" w:hAnsiTheme="minorHAnsi" w:cstheme="minorHAnsi"/>
                  <w:rPrChange w:id="108" w:author="Aniesha Sachdeva" w:date="2021-05-07T17:45:00Z">
                    <w:rPr>
                      <w:rFonts w:asciiTheme="majorHAnsi" w:hAnsiTheme="majorHAnsi" w:cstheme="majorHAnsi"/>
                    </w:rPr>
                  </w:rPrChange>
                </w:rPr>
                <w:t>When need to horizontally data represents then we can use Bar Chart. This chart shows values (sum, count etc.) on X-axis and group by data on Y-axis. Mainly using for</w:t>
              </w:r>
            </w:ins>
          </w:p>
          <w:p w14:paraId="64506521" w14:textId="77777777" w:rsidR="002D2121" w:rsidRPr="00287044" w:rsidRDefault="002D2121" w:rsidP="002D2121">
            <w:pPr>
              <w:pStyle w:val="ListParagraph"/>
              <w:widowControl/>
              <w:numPr>
                <w:ilvl w:val="0"/>
                <w:numId w:val="3"/>
              </w:numPr>
              <w:autoSpaceDE/>
              <w:autoSpaceDN/>
              <w:spacing w:line="276" w:lineRule="auto"/>
              <w:contextualSpacing/>
              <w:jc w:val="both"/>
              <w:rPr>
                <w:ins w:id="109" w:author="Aniesha Sachdeva" w:date="2021-05-07T17:44:00Z"/>
                <w:rFonts w:asciiTheme="minorHAnsi" w:hAnsiTheme="minorHAnsi" w:cstheme="minorHAnsi"/>
                <w:rPrChange w:id="110" w:author="Aniesha Sachdeva" w:date="2021-05-07T17:45:00Z">
                  <w:rPr>
                    <w:ins w:id="111" w:author="Aniesha Sachdeva" w:date="2021-05-07T17:44:00Z"/>
                    <w:rFonts w:asciiTheme="majorHAnsi" w:hAnsiTheme="majorHAnsi" w:cstheme="majorHAnsi"/>
                  </w:rPr>
                </w:rPrChange>
              </w:rPr>
            </w:pPr>
            <w:ins w:id="112" w:author="Aniesha Sachdeva" w:date="2021-05-07T17:44:00Z">
              <w:r w:rsidRPr="00287044">
                <w:rPr>
                  <w:rFonts w:asciiTheme="minorHAnsi" w:hAnsiTheme="minorHAnsi" w:cstheme="minorHAnsi"/>
                  <w:rPrChange w:id="113" w:author="Aniesha Sachdeva" w:date="2021-05-07T17:45:00Z">
                    <w:rPr>
                      <w:rFonts w:asciiTheme="majorHAnsi" w:hAnsiTheme="majorHAnsi" w:cstheme="majorHAnsi"/>
                    </w:rPr>
                  </w:rPrChange>
                </w:rPr>
                <w:t xml:space="preserve">To compares data on category. </w:t>
              </w:r>
            </w:ins>
          </w:p>
          <w:p w14:paraId="7B449660" w14:textId="77777777" w:rsidR="002D2121" w:rsidRPr="00287044" w:rsidRDefault="002D2121" w:rsidP="002D2121">
            <w:pPr>
              <w:pStyle w:val="ListParagraph"/>
              <w:widowControl/>
              <w:numPr>
                <w:ilvl w:val="0"/>
                <w:numId w:val="3"/>
              </w:numPr>
              <w:autoSpaceDE/>
              <w:autoSpaceDN/>
              <w:spacing w:line="276" w:lineRule="auto"/>
              <w:contextualSpacing/>
              <w:jc w:val="both"/>
              <w:rPr>
                <w:ins w:id="114" w:author="Aniesha Sachdeva" w:date="2021-05-07T17:44:00Z"/>
                <w:rFonts w:asciiTheme="minorHAnsi" w:hAnsiTheme="minorHAnsi" w:cstheme="minorHAnsi"/>
                <w:rPrChange w:id="115" w:author="Aniesha Sachdeva" w:date="2021-05-07T17:45:00Z">
                  <w:rPr>
                    <w:ins w:id="116" w:author="Aniesha Sachdeva" w:date="2021-05-07T17:44:00Z"/>
                    <w:rFonts w:asciiTheme="majorHAnsi" w:hAnsiTheme="majorHAnsi" w:cstheme="majorHAnsi"/>
                  </w:rPr>
                </w:rPrChange>
              </w:rPr>
            </w:pPr>
            <w:ins w:id="117" w:author="Aniesha Sachdeva" w:date="2021-05-07T17:44:00Z">
              <w:r w:rsidRPr="00287044">
                <w:rPr>
                  <w:rFonts w:asciiTheme="minorHAnsi" w:hAnsiTheme="minorHAnsi" w:cstheme="minorHAnsi"/>
                  <w:rPrChange w:id="118" w:author="Aniesha Sachdeva" w:date="2021-05-07T17:45:00Z">
                    <w:rPr>
                      <w:rFonts w:asciiTheme="majorHAnsi" w:hAnsiTheme="majorHAnsi" w:cstheme="majorHAnsi"/>
                    </w:rPr>
                  </w:rPrChange>
                </w:rPr>
                <w:t xml:space="preserve">When also need to represent negative values. </w:t>
              </w:r>
            </w:ins>
          </w:p>
          <w:p w14:paraId="1149D697" w14:textId="77777777" w:rsidR="002D2121" w:rsidRPr="00287044" w:rsidRDefault="002D2121" w:rsidP="002D2121">
            <w:pPr>
              <w:pStyle w:val="ListParagraph"/>
              <w:widowControl/>
              <w:numPr>
                <w:ilvl w:val="0"/>
                <w:numId w:val="3"/>
              </w:numPr>
              <w:autoSpaceDE/>
              <w:autoSpaceDN/>
              <w:spacing w:line="276" w:lineRule="auto"/>
              <w:contextualSpacing/>
              <w:jc w:val="both"/>
              <w:rPr>
                <w:ins w:id="119" w:author="Aniesha Sachdeva" w:date="2021-05-07T17:44:00Z"/>
                <w:rFonts w:asciiTheme="minorHAnsi" w:hAnsiTheme="minorHAnsi" w:cstheme="minorHAnsi"/>
                <w:rPrChange w:id="120" w:author="Aniesha Sachdeva" w:date="2021-05-07T17:45:00Z">
                  <w:rPr>
                    <w:ins w:id="121" w:author="Aniesha Sachdeva" w:date="2021-05-07T17:44:00Z"/>
                    <w:rFonts w:asciiTheme="majorHAnsi" w:hAnsiTheme="majorHAnsi" w:cstheme="majorHAnsi"/>
                  </w:rPr>
                </w:rPrChange>
              </w:rPr>
            </w:pPr>
            <w:ins w:id="122" w:author="Aniesha Sachdeva" w:date="2021-05-07T17:44:00Z">
              <w:r w:rsidRPr="00287044">
                <w:rPr>
                  <w:rFonts w:asciiTheme="minorHAnsi" w:hAnsiTheme="minorHAnsi" w:cstheme="minorHAnsi"/>
                  <w:rPrChange w:id="123" w:author="Aniesha Sachdeva" w:date="2021-05-07T17:45:00Z">
                    <w:rPr>
                      <w:rFonts w:asciiTheme="majorHAnsi" w:hAnsiTheme="majorHAnsi" w:cstheme="majorHAnsi"/>
                    </w:rPr>
                  </w:rPrChange>
                </w:rPr>
                <w:t>When need to showing sales on the TOP N product / item / manufacture / city etc.</w:t>
              </w:r>
            </w:ins>
          </w:p>
          <w:p w14:paraId="58BA201E" w14:textId="77777777" w:rsidR="002D2121" w:rsidRPr="00287044" w:rsidRDefault="002D2121" w:rsidP="002D2121">
            <w:pPr>
              <w:pStyle w:val="ListParagraph"/>
              <w:widowControl/>
              <w:numPr>
                <w:ilvl w:val="0"/>
                <w:numId w:val="3"/>
              </w:numPr>
              <w:autoSpaceDE/>
              <w:autoSpaceDN/>
              <w:spacing w:line="276" w:lineRule="auto"/>
              <w:contextualSpacing/>
              <w:jc w:val="both"/>
              <w:rPr>
                <w:ins w:id="124" w:author="Aniesha Sachdeva" w:date="2021-05-07T17:44:00Z"/>
                <w:rFonts w:asciiTheme="minorHAnsi" w:hAnsiTheme="minorHAnsi" w:cstheme="minorHAnsi"/>
                <w:rPrChange w:id="125" w:author="Aniesha Sachdeva" w:date="2021-05-07T17:45:00Z">
                  <w:rPr>
                    <w:ins w:id="126" w:author="Aniesha Sachdeva" w:date="2021-05-07T17:44:00Z"/>
                    <w:rFonts w:asciiTheme="majorHAnsi" w:hAnsiTheme="majorHAnsi" w:cstheme="majorHAnsi"/>
                  </w:rPr>
                </w:rPrChange>
              </w:rPr>
            </w:pPr>
          </w:p>
        </w:tc>
        <w:tc>
          <w:tcPr>
            <w:tcW w:w="6617" w:type="dxa"/>
          </w:tcPr>
          <w:p w14:paraId="776F00C0" w14:textId="77777777" w:rsidR="002D2121" w:rsidRPr="00287044" w:rsidRDefault="002D2121" w:rsidP="002D2121">
            <w:pPr>
              <w:spacing w:line="276" w:lineRule="auto"/>
              <w:jc w:val="both"/>
              <w:rPr>
                <w:ins w:id="127" w:author="Aniesha Sachdeva" w:date="2021-05-07T17:44:00Z"/>
                <w:rFonts w:asciiTheme="minorHAnsi" w:hAnsiTheme="minorHAnsi" w:cstheme="minorHAnsi"/>
                <w:rPrChange w:id="128" w:author="Aniesha Sachdeva" w:date="2021-05-07T17:45:00Z">
                  <w:rPr>
                    <w:ins w:id="129" w:author="Aniesha Sachdeva" w:date="2021-05-07T17:44:00Z"/>
                    <w:rFonts w:asciiTheme="majorHAnsi" w:hAnsiTheme="majorHAnsi" w:cstheme="majorHAnsi"/>
                  </w:rPr>
                </w:rPrChange>
              </w:rPr>
            </w:pPr>
            <w:ins w:id="130" w:author="Aniesha Sachdeva" w:date="2021-05-07T17:44:00Z">
              <w:r>
                <w:rPr>
                  <w:noProof/>
                </w:rPr>
                <w:drawing>
                  <wp:inline distT="0" distB="0" distL="0" distR="0" wp14:anchorId="7B6ED60F" wp14:editId="66170358">
                    <wp:extent cx="3543299" cy="2133600"/>
                    <wp:effectExtent l="0" t="0" r="635"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6">
                              <a:extLst>
                                <a:ext uri="{28A0092B-C50C-407E-A947-70E740481C1C}">
                                  <a14:useLocalDpi xmlns:a14="http://schemas.microsoft.com/office/drawing/2010/main" val="0"/>
                                </a:ext>
                              </a:extLst>
                            </a:blip>
                            <a:stretch>
                              <a:fillRect/>
                            </a:stretch>
                          </pic:blipFill>
                          <pic:spPr>
                            <a:xfrm>
                              <a:off x="0" y="0"/>
                              <a:ext cx="3543299" cy="2133600"/>
                            </a:xfrm>
                            <a:prstGeom prst="rect">
                              <a:avLst/>
                            </a:prstGeom>
                          </pic:spPr>
                        </pic:pic>
                      </a:graphicData>
                    </a:graphic>
                  </wp:inline>
                </w:drawing>
              </w:r>
            </w:ins>
          </w:p>
        </w:tc>
      </w:tr>
      <w:tr w:rsidR="002D2121" w:rsidRPr="00287044" w14:paraId="1E5B24EF" w14:textId="77777777" w:rsidTr="002D2121">
        <w:trPr>
          <w:ins w:id="131" w:author="Aniesha Sachdeva" w:date="2021-05-07T17:44:00Z"/>
        </w:trPr>
        <w:tc>
          <w:tcPr>
            <w:tcW w:w="10773" w:type="dxa"/>
            <w:gridSpan w:val="2"/>
          </w:tcPr>
          <w:p w14:paraId="670AA4A4" w14:textId="77777777" w:rsidR="002D2121" w:rsidRPr="00287044" w:rsidRDefault="002D2121" w:rsidP="002D2121">
            <w:pPr>
              <w:pStyle w:val="ListParagraph"/>
              <w:widowControl/>
              <w:numPr>
                <w:ilvl w:val="0"/>
                <w:numId w:val="1"/>
              </w:numPr>
              <w:autoSpaceDE/>
              <w:autoSpaceDN/>
              <w:spacing w:line="276" w:lineRule="auto"/>
              <w:contextualSpacing/>
              <w:jc w:val="both"/>
              <w:rPr>
                <w:ins w:id="132" w:author="Aniesha Sachdeva" w:date="2021-05-07T17:44:00Z"/>
                <w:rFonts w:asciiTheme="minorHAnsi" w:hAnsiTheme="minorHAnsi" w:cstheme="minorHAnsi"/>
                <w:rPrChange w:id="133" w:author="Aniesha Sachdeva" w:date="2021-05-07T17:45:00Z">
                  <w:rPr>
                    <w:ins w:id="134" w:author="Aniesha Sachdeva" w:date="2021-05-07T17:44:00Z"/>
                    <w:rFonts w:asciiTheme="majorHAnsi" w:hAnsiTheme="majorHAnsi" w:cstheme="majorHAnsi"/>
                  </w:rPr>
                </w:rPrChange>
              </w:rPr>
            </w:pPr>
            <w:ins w:id="135" w:author="Aniesha Sachdeva" w:date="2021-05-07T17:44:00Z">
              <w:r w:rsidRPr="00287044">
                <w:rPr>
                  <w:rFonts w:asciiTheme="minorHAnsi" w:hAnsiTheme="minorHAnsi" w:cstheme="minorHAnsi"/>
                  <w:rPrChange w:id="136" w:author="Aniesha Sachdeva" w:date="2021-05-07T17:45:00Z">
                    <w:rPr>
                      <w:rFonts w:asciiTheme="majorHAnsi" w:hAnsiTheme="majorHAnsi" w:cstheme="majorHAnsi"/>
                      <w:b/>
                      <w:bCs/>
                    </w:rPr>
                  </w:rPrChange>
                </w:rPr>
                <w:t>Clustered Column Chart</w:t>
              </w:r>
            </w:ins>
          </w:p>
        </w:tc>
      </w:tr>
      <w:tr w:rsidR="002D2121" w:rsidRPr="00287044" w14:paraId="78DFE4E8" w14:textId="77777777" w:rsidTr="002D2121">
        <w:trPr>
          <w:trHeight w:val="5844"/>
          <w:ins w:id="137" w:author="Aniesha Sachdeva" w:date="2021-05-07T17:44:00Z"/>
        </w:trPr>
        <w:tc>
          <w:tcPr>
            <w:tcW w:w="4156" w:type="dxa"/>
          </w:tcPr>
          <w:p w14:paraId="29A4BA3F" w14:textId="77777777" w:rsidR="002D2121" w:rsidRPr="00287044" w:rsidRDefault="002D2121" w:rsidP="002D2121">
            <w:pPr>
              <w:spacing w:line="276" w:lineRule="auto"/>
              <w:jc w:val="both"/>
              <w:rPr>
                <w:ins w:id="138" w:author="Aniesha Sachdeva" w:date="2021-05-07T17:44:00Z"/>
                <w:rFonts w:asciiTheme="minorHAnsi" w:hAnsiTheme="minorHAnsi" w:cstheme="minorHAnsi"/>
                <w:rPrChange w:id="139" w:author="Aniesha Sachdeva" w:date="2021-05-07T17:45:00Z">
                  <w:rPr>
                    <w:ins w:id="140" w:author="Aniesha Sachdeva" w:date="2021-05-07T17:44:00Z"/>
                    <w:rFonts w:asciiTheme="majorHAnsi" w:hAnsiTheme="majorHAnsi" w:cstheme="majorHAnsi"/>
                  </w:rPr>
                </w:rPrChange>
              </w:rPr>
            </w:pPr>
            <w:ins w:id="141" w:author="Aniesha Sachdeva" w:date="2021-05-07T17:44:00Z">
              <w:r w:rsidRPr="00287044">
                <w:rPr>
                  <w:rFonts w:asciiTheme="minorHAnsi" w:hAnsiTheme="minorHAnsi" w:cstheme="minorHAnsi"/>
                  <w:rPrChange w:id="142" w:author="Aniesha Sachdeva" w:date="2021-05-07T17:45:00Z">
                    <w:rPr>
                      <w:rFonts w:asciiTheme="majorHAnsi" w:hAnsiTheme="majorHAnsi" w:cstheme="majorHAnsi"/>
                    </w:rPr>
                  </w:rPrChange>
                </w:rPr>
                <w:t>Column chart are like Bar chart but column chart group the data from same category.  This chart shows values (sum, count etc.) on Y-axis and group by data on X-axis. Here we can say multiple data Measures against a single Metric.</w:t>
              </w:r>
            </w:ins>
          </w:p>
          <w:p w14:paraId="2F89B910" w14:textId="77777777" w:rsidR="002D2121" w:rsidRPr="00287044" w:rsidRDefault="002D2121" w:rsidP="002D2121">
            <w:pPr>
              <w:pStyle w:val="ListParagraph"/>
              <w:widowControl/>
              <w:numPr>
                <w:ilvl w:val="0"/>
                <w:numId w:val="3"/>
              </w:numPr>
              <w:autoSpaceDE/>
              <w:autoSpaceDN/>
              <w:spacing w:line="276" w:lineRule="auto"/>
              <w:contextualSpacing/>
              <w:jc w:val="both"/>
              <w:rPr>
                <w:ins w:id="143" w:author="Aniesha Sachdeva" w:date="2021-05-07T17:44:00Z"/>
                <w:rFonts w:asciiTheme="minorHAnsi" w:hAnsiTheme="minorHAnsi" w:cstheme="minorHAnsi"/>
                <w:rPrChange w:id="144" w:author="Aniesha Sachdeva" w:date="2021-05-07T17:45:00Z">
                  <w:rPr>
                    <w:ins w:id="145" w:author="Aniesha Sachdeva" w:date="2021-05-07T17:44:00Z"/>
                    <w:rFonts w:asciiTheme="majorHAnsi" w:hAnsiTheme="majorHAnsi" w:cstheme="majorHAnsi"/>
                  </w:rPr>
                </w:rPrChange>
              </w:rPr>
            </w:pPr>
            <w:ins w:id="146" w:author="Aniesha Sachdeva" w:date="2021-05-07T17:44:00Z">
              <w:r w:rsidRPr="00287044">
                <w:rPr>
                  <w:rFonts w:asciiTheme="minorHAnsi" w:hAnsiTheme="minorHAnsi" w:cstheme="minorHAnsi"/>
                  <w:rPrChange w:id="147" w:author="Aniesha Sachdeva" w:date="2021-05-07T17:45:00Z">
                    <w:rPr>
                      <w:rFonts w:asciiTheme="majorHAnsi" w:hAnsiTheme="majorHAnsi" w:cstheme="majorHAnsi"/>
                    </w:rPr>
                  </w:rPrChange>
                </w:rPr>
                <w:t>Axis: Main Column that represents the Vertical Axis.</w:t>
              </w:r>
            </w:ins>
          </w:p>
          <w:p w14:paraId="518D5ACD" w14:textId="77777777" w:rsidR="002D2121" w:rsidRPr="00287044" w:rsidRDefault="002D2121" w:rsidP="002D2121">
            <w:pPr>
              <w:pStyle w:val="ListParagraph"/>
              <w:widowControl/>
              <w:numPr>
                <w:ilvl w:val="0"/>
                <w:numId w:val="3"/>
              </w:numPr>
              <w:autoSpaceDE/>
              <w:autoSpaceDN/>
              <w:spacing w:line="276" w:lineRule="auto"/>
              <w:contextualSpacing/>
              <w:jc w:val="both"/>
              <w:rPr>
                <w:ins w:id="148" w:author="Aniesha Sachdeva" w:date="2021-05-07T17:44:00Z"/>
                <w:rFonts w:asciiTheme="minorHAnsi" w:hAnsiTheme="minorHAnsi" w:cstheme="minorHAnsi"/>
                <w:rPrChange w:id="149" w:author="Aniesha Sachdeva" w:date="2021-05-07T17:45:00Z">
                  <w:rPr>
                    <w:ins w:id="150" w:author="Aniesha Sachdeva" w:date="2021-05-07T17:44:00Z"/>
                    <w:rFonts w:asciiTheme="majorHAnsi" w:hAnsiTheme="majorHAnsi" w:cstheme="majorHAnsi"/>
                  </w:rPr>
                </w:rPrChange>
              </w:rPr>
            </w:pPr>
            <w:ins w:id="151" w:author="Aniesha Sachdeva" w:date="2021-05-07T17:44:00Z">
              <w:r w:rsidRPr="00287044">
                <w:rPr>
                  <w:rFonts w:asciiTheme="minorHAnsi" w:hAnsiTheme="minorHAnsi" w:cstheme="minorHAnsi"/>
                  <w:rPrChange w:id="152" w:author="Aniesha Sachdeva" w:date="2021-05-07T17:45:00Z">
                    <w:rPr>
                      <w:rFonts w:asciiTheme="majorHAnsi" w:hAnsiTheme="majorHAnsi" w:cstheme="majorHAnsi"/>
                    </w:rPr>
                  </w:rPrChange>
                </w:rPr>
                <w:t xml:space="preserve">Legend: Second Column that represents Vertical Bars (or bar </w:t>
              </w:r>
              <w:proofErr w:type="spellStart"/>
              <w:r w:rsidRPr="00287044">
                <w:rPr>
                  <w:rFonts w:asciiTheme="minorHAnsi" w:hAnsiTheme="minorHAnsi" w:cstheme="minorHAnsi"/>
                  <w:rPrChange w:id="153" w:author="Aniesha Sachdeva" w:date="2021-05-07T17:45:00Z">
                    <w:rPr>
                      <w:rFonts w:asciiTheme="majorHAnsi" w:hAnsiTheme="majorHAnsi" w:cstheme="majorHAnsi"/>
                    </w:rPr>
                  </w:rPrChange>
                </w:rPr>
                <w:t>colours</w:t>
              </w:r>
              <w:proofErr w:type="spellEnd"/>
              <w:r w:rsidRPr="00287044">
                <w:rPr>
                  <w:rFonts w:asciiTheme="minorHAnsi" w:hAnsiTheme="minorHAnsi" w:cstheme="minorHAnsi"/>
                  <w:rPrChange w:id="154" w:author="Aniesha Sachdeva" w:date="2021-05-07T17:45:00Z">
                    <w:rPr>
                      <w:rFonts w:asciiTheme="majorHAnsi" w:hAnsiTheme="majorHAnsi" w:cstheme="majorHAnsi"/>
                    </w:rPr>
                  </w:rPrChange>
                </w:rPr>
                <w:t>).</w:t>
              </w:r>
            </w:ins>
          </w:p>
          <w:p w14:paraId="36E148F5" w14:textId="77777777" w:rsidR="002D2121" w:rsidRPr="00287044" w:rsidRDefault="002D2121" w:rsidP="002D2121">
            <w:pPr>
              <w:pStyle w:val="ListParagraph"/>
              <w:widowControl/>
              <w:numPr>
                <w:ilvl w:val="0"/>
                <w:numId w:val="3"/>
              </w:numPr>
              <w:autoSpaceDE/>
              <w:autoSpaceDN/>
              <w:spacing w:line="276" w:lineRule="auto"/>
              <w:contextualSpacing/>
              <w:jc w:val="both"/>
              <w:rPr>
                <w:ins w:id="155" w:author="Aniesha Sachdeva" w:date="2021-05-07T17:44:00Z"/>
                <w:rFonts w:asciiTheme="minorHAnsi" w:hAnsiTheme="minorHAnsi" w:cstheme="minorHAnsi"/>
                <w:rPrChange w:id="156" w:author="Aniesha Sachdeva" w:date="2021-05-07T17:45:00Z">
                  <w:rPr>
                    <w:ins w:id="157" w:author="Aniesha Sachdeva" w:date="2021-05-07T17:44:00Z"/>
                    <w:rFonts w:asciiTheme="majorHAnsi" w:hAnsiTheme="majorHAnsi" w:cstheme="majorHAnsi"/>
                  </w:rPr>
                </w:rPrChange>
              </w:rPr>
            </w:pPr>
            <w:ins w:id="158" w:author="Aniesha Sachdeva" w:date="2021-05-07T17:44:00Z">
              <w:r w:rsidRPr="00287044">
                <w:rPr>
                  <w:rFonts w:asciiTheme="minorHAnsi" w:hAnsiTheme="minorHAnsi" w:cstheme="minorHAnsi"/>
                  <w:rPrChange w:id="159" w:author="Aniesha Sachdeva" w:date="2021-05-07T17:45:00Z">
                    <w:rPr>
                      <w:rFonts w:asciiTheme="majorHAnsi" w:hAnsiTheme="majorHAnsi" w:cstheme="majorHAnsi"/>
                    </w:rPr>
                  </w:rPrChange>
                </w:rPr>
                <w:t>Values: Any Numeric value such as sales amount, Total Sales, etc.</w:t>
              </w:r>
            </w:ins>
          </w:p>
        </w:tc>
        <w:tc>
          <w:tcPr>
            <w:tcW w:w="6617" w:type="dxa"/>
          </w:tcPr>
          <w:p w14:paraId="7BB8BAB6" w14:textId="77777777" w:rsidR="002D2121" w:rsidRPr="00287044" w:rsidRDefault="002D2121" w:rsidP="002D2121">
            <w:pPr>
              <w:spacing w:line="276" w:lineRule="auto"/>
              <w:jc w:val="right"/>
              <w:rPr>
                <w:ins w:id="160" w:author="Aniesha Sachdeva" w:date="2021-05-07T17:44:00Z"/>
                <w:rFonts w:asciiTheme="minorHAnsi" w:hAnsiTheme="minorHAnsi" w:cstheme="minorHAnsi"/>
                <w:rPrChange w:id="161" w:author="Aniesha Sachdeva" w:date="2021-05-07T17:45:00Z">
                  <w:rPr>
                    <w:ins w:id="162" w:author="Aniesha Sachdeva" w:date="2021-05-07T17:44:00Z"/>
                    <w:rFonts w:asciiTheme="majorHAnsi" w:hAnsiTheme="majorHAnsi" w:cstheme="majorHAnsi"/>
                  </w:rPr>
                </w:rPrChange>
              </w:rPr>
            </w:pPr>
            <w:ins w:id="163" w:author="Aniesha Sachdeva" w:date="2021-05-07T17:44:00Z">
              <w:r>
                <w:rPr>
                  <w:noProof/>
                </w:rPr>
                <w:drawing>
                  <wp:inline distT="0" distB="0" distL="0" distR="0" wp14:anchorId="1BE83797" wp14:editId="36A94F8F">
                    <wp:extent cx="3537405" cy="2583180"/>
                    <wp:effectExtent l="0" t="0" r="6350" b="762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7">
                              <a:extLst>
                                <a:ext uri="{28A0092B-C50C-407E-A947-70E740481C1C}">
                                  <a14:useLocalDpi xmlns:a14="http://schemas.microsoft.com/office/drawing/2010/main" val="0"/>
                                </a:ext>
                              </a:extLst>
                            </a:blip>
                            <a:stretch>
                              <a:fillRect/>
                            </a:stretch>
                          </pic:blipFill>
                          <pic:spPr>
                            <a:xfrm>
                              <a:off x="0" y="0"/>
                              <a:ext cx="3537405" cy="2583180"/>
                            </a:xfrm>
                            <a:prstGeom prst="rect">
                              <a:avLst/>
                            </a:prstGeom>
                          </pic:spPr>
                        </pic:pic>
                      </a:graphicData>
                    </a:graphic>
                  </wp:inline>
                </w:drawing>
              </w:r>
            </w:ins>
          </w:p>
        </w:tc>
      </w:tr>
      <w:tr w:rsidR="002D2121" w:rsidRPr="00287044" w14:paraId="5DB04CD5" w14:textId="77777777" w:rsidTr="002D2121">
        <w:trPr>
          <w:ins w:id="164" w:author="Aniesha Sachdeva" w:date="2021-05-07T17:44:00Z"/>
        </w:trPr>
        <w:tc>
          <w:tcPr>
            <w:tcW w:w="10773" w:type="dxa"/>
            <w:gridSpan w:val="2"/>
          </w:tcPr>
          <w:p w14:paraId="405D7DCF" w14:textId="77777777" w:rsidR="002D2121" w:rsidRPr="00287044" w:rsidRDefault="002D2121" w:rsidP="002D2121">
            <w:pPr>
              <w:pStyle w:val="ListParagraph"/>
              <w:widowControl/>
              <w:numPr>
                <w:ilvl w:val="0"/>
                <w:numId w:val="1"/>
              </w:numPr>
              <w:autoSpaceDE/>
              <w:autoSpaceDN/>
              <w:spacing w:line="276" w:lineRule="auto"/>
              <w:contextualSpacing/>
              <w:jc w:val="both"/>
              <w:rPr>
                <w:ins w:id="165" w:author="Aniesha Sachdeva" w:date="2021-05-07T17:44:00Z"/>
                <w:rFonts w:asciiTheme="minorHAnsi" w:hAnsiTheme="minorHAnsi" w:cstheme="minorHAnsi"/>
                <w:rPrChange w:id="166" w:author="Aniesha Sachdeva" w:date="2021-05-07T17:45:00Z">
                  <w:rPr>
                    <w:ins w:id="167" w:author="Aniesha Sachdeva" w:date="2021-05-07T17:44:00Z"/>
                    <w:rFonts w:asciiTheme="majorHAnsi" w:hAnsiTheme="majorHAnsi" w:cstheme="majorHAnsi"/>
                  </w:rPr>
                </w:rPrChange>
              </w:rPr>
            </w:pPr>
            <w:ins w:id="168" w:author="Aniesha Sachdeva" w:date="2021-05-07T17:44:00Z">
              <w:r w:rsidRPr="00287044">
                <w:rPr>
                  <w:rFonts w:asciiTheme="minorHAnsi" w:hAnsiTheme="minorHAnsi" w:cstheme="minorHAnsi"/>
                  <w:rPrChange w:id="169" w:author="Aniesha Sachdeva" w:date="2021-05-07T17:45:00Z">
                    <w:rPr>
                      <w:rFonts w:asciiTheme="majorHAnsi" w:hAnsiTheme="majorHAnsi" w:cstheme="majorHAnsi"/>
                      <w:b/>
                      <w:bCs/>
                    </w:rPr>
                  </w:rPrChange>
                </w:rPr>
                <w:t>Combo Chart</w:t>
              </w:r>
            </w:ins>
          </w:p>
        </w:tc>
      </w:tr>
      <w:tr w:rsidR="002D2121" w:rsidRPr="00287044" w14:paraId="652B6ED7" w14:textId="77777777" w:rsidTr="002D2121">
        <w:trPr>
          <w:ins w:id="170" w:author="Aniesha Sachdeva" w:date="2021-05-07T17:44:00Z"/>
        </w:trPr>
        <w:tc>
          <w:tcPr>
            <w:tcW w:w="4156" w:type="dxa"/>
          </w:tcPr>
          <w:p w14:paraId="4F807107" w14:textId="77777777" w:rsidR="002D2121" w:rsidRPr="00287044" w:rsidRDefault="002D2121" w:rsidP="002D2121">
            <w:pPr>
              <w:spacing w:line="276" w:lineRule="auto"/>
              <w:jc w:val="both"/>
              <w:rPr>
                <w:ins w:id="171" w:author="Aniesha Sachdeva" w:date="2021-05-07T17:44:00Z"/>
                <w:rFonts w:asciiTheme="minorHAnsi" w:hAnsiTheme="minorHAnsi" w:cstheme="minorHAnsi"/>
                <w:rPrChange w:id="172" w:author="Aniesha Sachdeva" w:date="2021-05-07T17:45:00Z">
                  <w:rPr>
                    <w:ins w:id="173" w:author="Aniesha Sachdeva" w:date="2021-05-07T17:44:00Z"/>
                    <w:rFonts w:asciiTheme="majorHAnsi" w:hAnsiTheme="majorHAnsi" w:cstheme="majorHAnsi"/>
                  </w:rPr>
                </w:rPrChange>
              </w:rPr>
            </w:pPr>
            <w:ins w:id="174" w:author="Aniesha Sachdeva" w:date="2021-05-07T17:44:00Z">
              <w:r w:rsidRPr="00287044">
                <w:rPr>
                  <w:rFonts w:asciiTheme="minorHAnsi" w:hAnsiTheme="minorHAnsi" w:cstheme="minorHAnsi"/>
                  <w:rPrChange w:id="175" w:author="Aniesha Sachdeva" w:date="2021-05-07T17:45:00Z">
                    <w:rPr>
                      <w:rFonts w:asciiTheme="majorHAnsi" w:hAnsiTheme="majorHAnsi" w:cstheme="majorHAnsi"/>
                    </w:rPr>
                  </w:rPrChange>
                </w:rPr>
                <w:t>In Combo chart include both line and column chart. This chart mainly using –</w:t>
              </w:r>
            </w:ins>
          </w:p>
          <w:p w14:paraId="0D7CF7BB" w14:textId="77777777" w:rsidR="002D2121" w:rsidRPr="00287044" w:rsidRDefault="002D2121" w:rsidP="002D2121">
            <w:pPr>
              <w:pStyle w:val="ListParagraph"/>
              <w:widowControl/>
              <w:numPr>
                <w:ilvl w:val="0"/>
                <w:numId w:val="4"/>
              </w:numPr>
              <w:autoSpaceDE/>
              <w:autoSpaceDN/>
              <w:spacing w:line="276" w:lineRule="auto"/>
              <w:contextualSpacing/>
              <w:jc w:val="both"/>
              <w:rPr>
                <w:ins w:id="176" w:author="Aniesha Sachdeva" w:date="2021-05-07T17:44:00Z"/>
                <w:rFonts w:asciiTheme="minorHAnsi" w:hAnsiTheme="minorHAnsi" w:cstheme="minorHAnsi"/>
                <w:rPrChange w:id="177" w:author="Aniesha Sachdeva" w:date="2021-05-07T17:45:00Z">
                  <w:rPr>
                    <w:ins w:id="178" w:author="Aniesha Sachdeva" w:date="2021-05-07T17:44:00Z"/>
                    <w:rFonts w:asciiTheme="majorHAnsi" w:hAnsiTheme="majorHAnsi" w:cstheme="majorHAnsi"/>
                  </w:rPr>
                </w:rPrChange>
              </w:rPr>
            </w:pPr>
            <w:ins w:id="179" w:author="Aniesha Sachdeva" w:date="2021-05-07T17:44:00Z">
              <w:r w:rsidRPr="00287044">
                <w:rPr>
                  <w:rFonts w:asciiTheme="minorHAnsi" w:hAnsiTheme="minorHAnsi" w:cstheme="minorHAnsi"/>
                  <w:rPrChange w:id="180" w:author="Aniesha Sachdeva" w:date="2021-05-07T17:45:00Z">
                    <w:rPr>
                      <w:rFonts w:asciiTheme="majorHAnsi" w:hAnsiTheme="majorHAnsi" w:cstheme="majorHAnsi"/>
                    </w:rPr>
                  </w:rPrChange>
                </w:rPr>
                <w:t>To compare multiple measures with different value ranges / Comparing data sets with different axis scales.</w:t>
              </w:r>
            </w:ins>
          </w:p>
          <w:p w14:paraId="0E3880C7" w14:textId="77777777" w:rsidR="002D2121" w:rsidRPr="00287044" w:rsidRDefault="002D2121" w:rsidP="002D2121">
            <w:pPr>
              <w:pStyle w:val="ListParagraph"/>
              <w:widowControl/>
              <w:numPr>
                <w:ilvl w:val="0"/>
                <w:numId w:val="4"/>
              </w:numPr>
              <w:autoSpaceDE/>
              <w:autoSpaceDN/>
              <w:spacing w:line="276" w:lineRule="auto"/>
              <w:contextualSpacing/>
              <w:jc w:val="both"/>
              <w:rPr>
                <w:ins w:id="181" w:author="Aniesha Sachdeva" w:date="2021-05-07T17:44:00Z"/>
                <w:rFonts w:asciiTheme="minorHAnsi" w:hAnsiTheme="minorHAnsi" w:cstheme="minorHAnsi"/>
                <w:color w:val="222222"/>
                <w:shd w:val="clear" w:color="auto" w:fill="FFFFFF"/>
                <w:rPrChange w:id="182" w:author="Aniesha Sachdeva" w:date="2021-05-07T17:45:00Z">
                  <w:rPr>
                    <w:ins w:id="183" w:author="Aniesha Sachdeva" w:date="2021-05-07T17:44:00Z"/>
                    <w:rFonts w:asciiTheme="majorHAnsi" w:hAnsiTheme="majorHAnsi" w:cstheme="majorHAnsi"/>
                    <w:color w:val="222222"/>
                    <w:shd w:val="clear" w:color="auto" w:fill="FFFFFF"/>
                  </w:rPr>
                </w:rPrChange>
              </w:rPr>
            </w:pPr>
            <w:ins w:id="184" w:author="Aniesha Sachdeva" w:date="2021-05-07T17:44:00Z">
              <w:r w:rsidRPr="00287044">
                <w:rPr>
                  <w:rFonts w:asciiTheme="minorHAnsi" w:hAnsiTheme="minorHAnsi" w:cstheme="minorHAnsi"/>
                  <w:color w:val="222222"/>
                  <w:shd w:val="clear" w:color="auto" w:fill="FFFFFF"/>
                  <w:rPrChange w:id="185" w:author="Aniesha Sachdeva" w:date="2021-05-07T17:45:00Z">
                    <w:rPr>
                      <w:rFonts w:asciiTheme="majorHAnsi" w:hAnsiTheme="majorHAnsi" w:cstheme="majorHAnsi"/>
                      <w:color w:val="222222"/>
                      <w:shd w:val="clear" w:color="auto" w:fill="FFFFFF"/>
                    </w:rPr>
                  </w:rPrChange>
                </w:rPr>
                <w:t>Correlation between two measures in one visualization.</w:t>
              </w:r>
            </w:ins>
          </w:p>
          <w:p w14:paraId="28B0FC7B" w14:textId="77777777" w:rsidR="002D2121" w:rsidRPr="00287044" w:rsidRDefault="002D2121" w:rsidP="002D2121">
            <w:pPr>
              <w:pStyle w:val="ListParagraph"/>
              <w:widowControl/>
              <w:numPr>
                <w:ilvl w:val="0"/>
                <w:numId w:val="4"/>
              </w:numPr>
              <w:autoSpaceDE/>
              <w:autoSpaceDN/>
              <w:spacing w:line="276" w:lineRule="auto"/>
              <w:contextualSpacing/>
              <w:jc w:val="both"/>
              <w:rPr>
                <w:ins w:id="186" w:author="Aniesha Sachdeva" w:date="2021-05-07T17:44:00Z"/>
                <w:rFonts w:asciiTheme="minorHAnsi" w:hAnsiTheme="minorHAnsi" w:cstheme="minorHAnsi"/>
                <w:rPrChange w:id="187" w:author="Aniesha Sachdeva" w:date="2021-05-07T17:45:00Z">
                  <w:rPr>
                    <w:ins w:id="188" w:author="Aniesha Sachdeva" w:date="2021-05-07T17:44:00Z"/>
                    <w:rFonts w:asciiTheme="majorHAnsi" w:hAnsiTheme="majorHAnsi" w:cstheme="majorHAnsi"/>
                  </w:rPr>
                </w:rPrChange>
              </w:rPr>
            </w:pPr>
            <w:ins w:id="189" w:author="Aniesha Sachdeva" w:date="2021-05-07T17:44:00Z">
              <w:r w:rsidRPr="00287044">
                <w:rPr>
                  <w:rFonts w:asciiTheme="minorHAnsi" w:hAnsiTheme="minorHAnsi" w:cstheme="minorHAnsi"/>
                  <w:rPrChange w:id="190" w:author="Aniesha Sachdeva" w:date="2021-05-07T17:45:00Z">
                    <w:rPr>
                      <w:rFonts w:asciiTheme="majorHAnsi" w:hAnsiTheme="majorHAnsi" w:cstheme="majorHAnsi"/>
                    </w:rPr>
                  </w:rPrChange>
                </w:rPr>
                <w:t>Displaying trends as continuous data over time, set against a common scale</w:t>
              </w:r>
            </w:ins>
          </w:p>
          <w:p w14:paraId="28D2B847" w14:textId="77777777" w:rsidR="002D2121" w:rsidRPr="00287044" w:rsidRDefault="002D2121" w:rsidP="002D2121">
            <w:pPr>
              <w:spacing w:line="276" w:lineRule="auto"/>
              <w:jc w:val="both"/>
              <w:rPr>
                <w:ins w:id="191" w:author="Aniesha Sachdeva" w:date="2021-05-07T17:44:00Z"/>
                <w:rFonts w:asciiTheme="minorHAnsi" w:hAnsiTheme="minorHAnsi" w:cstheme="minorHAnsi"/>
                <w:color w:val="222222"/>
                <w:shd w:val="clear" w:color="auto" w:fill="FFFFFF"/>
                <w:rPrChange w:id="192" w:author="Aniesha Sachdeva" w:date="2021-05-07T17:45:00Z">
                  <w:rPr>
                    <w:ins w:id="193" w:author="Aniesha Sachdeva" w:date="2021-05-07T17:44:00Z"/>
                    <w:rFonts w:asciiTheme="majorHAnsi" w:hAnsiTheme="majorHAnsi" w:cstheme="majorHAnsi"/>
                    <w:color w:val="222222"/>
                    <w:shd w:val="clear" w:color="auto" w:fill="FFFFFF"/>
                  </w:rPr>
                </w:rPrChange>
              </w:rPr>
            </w:pPr>
          </w:p>
          <w:p w14:paraId="36F43B1C" w14:textId="77777777" w:rsidR="002D2121" w:rsidRPr="00287044" w:rsidRDefault="002D2121" w:rsidP="002D2121">
            <w:pPr>
              <w:spacing w:line="276" w:lineRule="auto"/>
              <w:jc w:val="both"/>
              <w:rPr>
                <w:ins w:id="194" w:author="Aniesha Sachdeva" w:date="2021-05-07T17:44:00Z"/>
                <w:rFonts w:asciiTheme="minorHAnsi" w:hAnsiTheme="minorHAnsi" w:cstheme="minorHAnsi"/>
                <w:rPrChange w:id="195" w:author="Aniesha Sachdeva" w:date="2021-05-07T17:45:00Z">
                  <w:rPr>
                    <w:ins w:id="196" w:author="Aniesha Sachdeva" w:date="2021-05-07T17:44:00Z"/>
                    <w:rFonts w:asciiTheme="majorHAnsi" w:hAnsiTheme="majorHAnsi" w:cstheme="majorHAnsi"/>
                  </w:rPr>
                </w:rPrChange>
              </w:rPr>
            </w:pPr>
          </w:p>
          <w:p w14:paraId="528C674E" w14:textId="77777777" w:rsidR="002D2121" w:rsidRPr="00287044" w:rsidRDefault="002D2121" w:rsidP="002D2121">
            <w:pPr>
              <w:spacing w:line="276" w:lineRule="auto"/>
              <w:jc w:val="both"/>
              <w:rPr>
                <w:ins w:id="197" w:author="Aniesha Sachdeva" w:date="2021-05-07T17:44:00Z"/>
                <w:rFonts w:asciiTheme="minorHAnsi" w:hAnsiTheme="minorHAnsi" w:cstheme="minorHAnsi"/>
                <w:rPrChange w:id="198" w:author="Aniesha Sachdeva" w:date="2021-05-07T17:45:00Z">
                  <w:rPr>
                    <w:ins w:id="199" w:author="Aniesha Sachdeva" w:date="2021-05-07T17:44:00Z"/>
                    <w:rFonts w:asciiTheme="majorHAnsi" w:hAnsiTheme="majorHAnsi" w:cstheme="majorHAnsi"/>
                  </w:rPr>
                </w:rPrChange>
              </w:rPr>
            </w:pPr>
          </w:p>
        </w:tc>
        <w:tc>
          <w:tcPr>
            <w:tcW w:w="6617" w:type="dxa"/>
          </w:tcPr>
          <w:p w14:paraId="6F63F5C6" w14:textId="77777777" w:rsidR="002D2121" w:rsidRPr="00287044" w:rsidRDefault="002D2121" w:rsidP="002D2121">
            <w:pPr>
              <w:spacing w:line="276" w:lineRule="auto"/>
              <w:jc w:val="both"/>
              <w:rPr>
                <w:ins w:id="200" w:author="Aniesha Sachdeva" w:date="2021-05-07T17:44:00Z"/>
                <w:rFonts w:asciiTheme="minorHAnsi" w:hAnsiTheme="minorHAnsi" w:cstheme="minorHAnsi"/>
                <w:rPrChange w:id="201" w:author="Aniesha Sachdeva" w:date="2021-05-07T17:45:00Z">
                  <w:rPr>
                    <w:ins w:id="202" w:author="Aniesha Sachdeva" w:date="2021-05-07T17:44:00Z"/>
                    <w:rFonts w:asciiTheme="majorHAnsi" w:hAnsiTheme="majorHAnsi" w:cstheme="majorHAnsi"/>
                  </w:rPr>
                </w:rPrChange>
              </w:rPr>
            </w:pPr>
            <w:ins w:id="203" w:author="Aniesha Sachdeva" w:date="2021-05-07T17:44:00Z">
              <w:r>
                <w:rPr>
                  <w:noProof/>
                </w:rPr>
                <w:drawing>
                  <wp:inline distT="0" distB="0" distL="0" distR="0" wp14:anchorId="185DE12A" wp14:editId="6493D548">
                    <wp:extent cx="3497147" cy="2781300"/>
                    <wp:effectExtent l="0" t="0" r="8255"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8">
                              <a:extLst>
                                <a:ext uri="{28A0092B-C50C-407E-A947-70E740481C1C}">
                                  <a14:useLocalDpi xmlns:a14="http://schemas.microsoft.com/office/drawing/2010/main" val="0"/>
                                </a:ext>
                              </a:extLst>
                            </a:blip>
                            <a:srcRect l="2131" t="5506" r="5593" b="1529"/>
                            <a:stretch>
                              <a:fillRect/>
                            </a:stretch>
                          </pic:blipFill>
                          <pic:spPr>
                            <a:xfrm>
                              <a:off x="0" y="0"/>
                              <a:ext cx="3497147" cy="2781300"/>
                            </a:xfrm>
                            <a:prstGeom prst="rect">
                              <a:avLst/>
                            </a:prstGeom>
                          </pic:spPr>
                        </pic:pic>
                      </a:graphicData>
                    </a:graphic>
                  </wp:inline>
                </w:drawing>
              </w:r>
            </w:ins>
          </w:p>
          <w:p w14:paraId="68D88FFC" w14:textId="77777777" w:rsidR="002D2121" w:rsidRPr="00287044" w:rsidRDefault="002D2121" w:rsidP="002D2121">
            <w:pPr>
              <w:spacing w:line="276" w:lineRule="auto"/>
              <w:jc w:val="both"/>
              <w:rPr>
                <w:ins w:id="204" w:author="Aniesha Sachdeva" w:date="2021-05-07T17:44:00Z"/>
                <w:rFonts w:asciiTheme="minorHAnsi" w:hAnsiTheme="minorHAnsi" w:cstheme="minorHAnsi"/>
                <w:rPrChange w:id="205" w:author="Aniesha Sachdeva" w:date="2021-05-07T17:45:00Z">
                  <w:rPr>
                    <w:ins w:id="206" w:author="Aniesha Sachdeva" w:date="2021-05-07T17:44:00Z"/>
                    <w:rFonts w:asciiTheme="majorHAnsi" w:hAnsiTheme="majorHAnsi" w:cstheme="majorHAnsi"/>
                  </w:rPr>
                </w:rPrChange>
              </w:rPr>
            </w:pPr>
          </w:p>
          <w:p w14:paraId="5718957B" w14:textId="77777777" w:rsidR="002D2121" w:rsidRPr="00287044" w:rsidRDefault="002D2121" w:rsidP="002D2121">
            <w:pPr>
              <w:spacing w:line="276" w:lineRule="auto"/>
              <w:jc w:val="both"/>
              <w:rPr>
                <w:ins w:id="207" w:author="Aniesha Sachdeva" w:date="2021-05-07T17:44:00Z"/>
                <w:rFonts w:asciiTheme="minorHAnsi" w:hAnsiTheme="minorHAnsi" w:cstheme="minorHAnsi"/>
                <w:rPrChange w:id="208" w:author="Aniesha Sachdeva" w:date="2021-05-07T17:45:00Z">
                  <w:rPr>
                    <w:ins w:id="209" w:author="Aniesha Sachdeva" w:date="2021-05-07T17:44:00Z"/>
                    <w:rFonts w:asciiTheme="majorHAnsi" w:hAnsiTheme="majorHAnsi" w:cstheme="majorHAnsi"/>
                  </w:rPr>
                </w:rPrChange>
              </w:rPr>
            </w:pPr>
          </w:p>
        </w:tc>
      </w:tr>
      <w:tr w:rsidR="002D2121" w:rsidRPr="00287044" w14:paraId="4053B352" w14:textId="77777777" w:rsidTr="002D2121">
        <w:trPr>
          <w:ins w:id="210" w:author="Aniesha Sachdeva" w:date="2021-05-07T17:44:00Z"/>
        </w:trPr>
        <w:tc>
          <w:tcPr>
            <w:tcW w:w="10773" w:type="dxa"/>
            <w:gridSpan w:val="2"/>
          </w:tcPr>
          <w:p w14:paraId="4E48222B" w14:textId="77777777" w:rsidR="002D2121" w:rsidRPr="00287044" w:rsidRDefault="002D2121" w:rsidP="002D2121">
            <w:pPr>
              <w:pStyle w:val="ListParagraph"/>
              <w:widowControl/>
              <w:numPr>
                <w:ilvl w:val="0"/>
                <w:numId w:val="1"/>
              </w:numPr>
              <w:autoSpaceDE/>
              <w:autoSpaceDN/>
              <w:spacing w:line="276" w:lineRule="auto"/>
              <w:contextualSpacing/>
              <w:jc w:val="both"/>
              <w:rPr>
                <w:ins w:id="211" w:author="Aniesha Sachdeva" w:date="2021-05-07T17:44:00Z"/>
                <w:rFonts w:asciiTheme="minorHAnsi" w:hAnsiTheme="minorHAnsi" w:cstheme="minorHAnsi"/>
                <w:rPrChange w:id="212" w:author="Aniesha Sachdeva" w:date="2021-05-07T17:45:00Z">
                  <w:rPr>
                    <w:ins w:id="213" w:author="Aniesha Sachdeva" w:date="2021-05-07T17:44:00Z"/>
                    <w:rFonts w:asciiTheme="majorHAnsi" w:hAnsiTheme="majorHAnsi" w:cstheme="majorHAnsi"/>
                  </w:rPr>
                </w:rPrChange>
              </w:rPr>
            </w:pPr>
            <w:ins w:id="214" w:author="Aniesha Sachdeva" w:date="2021-05-07T17:44:00Z">
              <w:r w:rsidRPr="00287044">
                <w:rPr>
                  <w:rFonts w:asciiTheme="minorHAnsi" w:hAnsiTheme="minorHAnsi" w:cstheme="minorHAnsi"/>
                  <w:rPrChange w:id="215" w:author="Aniesha Sachdeva" w:date="2021-05-07T17:45:00Z">
                    <w:rPr>
                      <w:rFonts w:asciiTheme="majorHAnsi" w:hAnsiTheme="majorHAnsi" w:cstheme="majorHAnsi"/>
                      <w:b/>
                      <w:bCs/>
                    </w:rPr>
                  </w:rPrChange>
                </w:rPr>
                <w:t>Pie Charts</w:t>
              </w:r>
            </w:ins>
          </w:p>
        </w:tc>
      </w:tr>
      <w:tr w:rsidR="002D2121" w:rsidRPr="00287044" w14:paraId="5ABAED58" w14:textId="77777777" w:rsidTr="002D2121">
        <w:trPr>
          <w:trHeight w:val="4500"/>
          <w:ins w:id="216" w:author="Aniesha Sachdeva" w:date="2021-05-07T17:44:00Z"/>
        </w:trPr>
        <w:tc>
          <w:tcPr>
            <w:tcW w:w="4156" w:type="dxa"/>
          </w:tcPr>
          <w:p w14:paraId="6613399D" w14:textId="77777777" w:rsidR="002D2121" w:rsidRPr="00287044" w:rsidRDefault="002D2121" w:rsidP="002D2121">
            <w:pPr>
              <w:spacing w:line="276" w:lineRule="auto"/>
              <w:jc w:val="both"/>
              <w:rPr>
                <w:ins w:id="217" w:author="Aniesha Sachdeva" w:date="2021-05-07T17:44:00Z"/>
                <w:rFonts w:asciiTheme="minorHAnsi" w:hAnsiTheme="minorHAnsi" w:cstheme="minorHAnsi"/>
                <w:rPrChange w:id="218" w:author="Aniesha Sachdeva" w:date="2021-05-07T17:45:00Z">
                  <w:rPr>
                    <w:ins w:id="219" w:author="Aniesha Sachdeva" w:date="2021-05-07T17:44:00Z"/>
                    <w:rFonts w:asciiTheme="majorHAnsi" w:hAnsiTheme="majorHAnsi" w:cstheme="majorHAnsi"/>
                  </w:rPr>
                </w:rPrChange>
              </w:rPr>
            </w:pPr>
            <w:ins w:id="220" w:author="Aniesha Sachdeva" w:date="2021-05-07T17:44:00Z">
              <w:r w:rsidRPr="00287044">
                <w:rPr>
                  <w:rFonts w:asciiTheme="minorHAnsi" w:hAnsiTheme="minorHAnsi" w:cstheme="minorHAnsi"/>
                  <w:rPrChange w:id="221" w:author="Aniesha Sachdeva" w:date="2021-05-07T17:45:00Z">
                    <w:rPr>
                      <w:rFonts w:asciiTheme="majorHAnsi" w:hAnsiTheme="majorHAnsi" w:cstheme="majorHAnsi"/>
                    </w:rPr>
                  </w:rPrChange>
                </w:rPr>
                <w:t>Pie charts using for showing the composition of the whole data in parts. Each component of a pie chart is represented in percentages and the sum of all the component equal 100%.</w:t>
              </w:r>
            </w:ins>
          </w:p>
          <w:p w14:paraId="0A961A4C" w14:textId="77777777" w:rsidR="002D2121" w:rsidRPr="00287044" w:rsidRDefault="002D2121" w:rsidP="002D2121">
            <w:pPr>
              <w:spacing w:line="276" w:lineRule="auto"/>
              <w:jc w:val="both"/>
              <w:rPr>
                <w:ins w:id="222" w:author="Aniesha Sachdeva" w:date="2021-05-07T17:44:00Z"/>
                <w:rFonts w:asciiTheme="minorHAnsi" w:hAnsiTheme="minorHAnsi" w:cstheme="minorHAnsi"/>
                <w:rPrChange w:id="223" w:author="Aniesha Sachdeva" w:date="2021-05-07T17:45:00Z">
                  <w:rPr>
                    <w:ins w:id="224" w:author="Aniesha Sachdeva" w:date="2021-05-07T17:44:00Z"/>
                    <w:rFonts w:asciiTheme="majorHAnsi" w:hAnsiTheme="majorHAnsi" w:cstheme="majorHAnsi"/>
                  </w:rPr>
                </w:rPrChange>
              </w:rPr>
            </w:pPr>
            <w:ins w:id="225" w:author="Aniesha Sachdeva" w:date="2021-05-07T17:44:00Z">
              <w:r w:rsidRPr="00287044">
                <w:rPr>
                  <w:rFonts w:asciiTheme="minorHAnsi" w:hAnsiTheme="minorHAnsi" w:cstheme="minorHAnsi"/>
                  <w:rPrChange w:id="226" w:author="Aniesha Sachdeva" w:date="2021-05-07T17:45:00Z">
                    <w:rPr>
                      <w:rFonts w:asciiTheme="majorHAnsi" w:hAnsiTheme="majorHAnsi" w:cstheme="majorHAnsi"/>
                    </w:rPr>
                  </w:rPrChange>
                </w:rPr>
                <w:t xml:space="preserve">Pie chart is usually more effective than a bar graph when comparing a category with the total (the whole pie) in a single chart. Its </w:t>
              </w:r>
              <w:proofErr w:type="gramStart"/>
              <w:r w:rsidRPr="00287044">
                <w:rPr>
                  <w:rFonts w:asciiTheme="minorHAnsi" w:hAnsiTheme="minorHAnsi" w:cstheme="minorHAnsi"/>
                  <w:rPrChange w:id="227" w:author="Aniesha Sachdeva" w:date="2021-05-07T17:45:00Z">
                    <w:rPr>
                      <w:rFonts w:asciiTheme="majorHAnsi" w:hAnsiTheme="majorHAnsi" w:cstheme="majorHAnsi"/>
                    </w:rPr>
                  </w:rPrChange>
                </w:rPr>
                <w:t>most commonly used</w:t>
              </w:r>
              <w:proofErr w:type="gramEnd"/>
              <w:r w:rsidRPr="00287044">
                <w:rPr>
                  <w:rFonts w:asciiTheme="minorHAnsi" w:hAnsiTheme="minorHAnsi" w:cstheme="minorHAnsi"/>
                  <w:rPrChange w:id="228" w:author="Aniesha Sachdeva" w:date="2021-05-07T17:45:00Z">
                    <w:rPr>
                      <w:rFonts w:asciiTheme="majorHAnsi" w:hAnsiTheme="majorHAnsi" w:cstheme="majorHAnsi"/>
                    </w:rPr>
                  </w:rPrChange>
                </w:rPr>
                <w:t xml:space="preserve"> to make comparisons between groups with one data set.</w:t>
              </w:r>
            </w:ins>
          </w:p>
          <w:p w14:paraId="3B7B9C6B" w14:textId="77777777" w:rsidR="002D2121" w:rsidRPr="00287044" w:rsidRDefault="002D2121" w:rsidP="002D2121">
            <w:pPr>
              <w:spacing w:line="276" w:lineRule="auto"/>
              <w:jc w:val="both"/>
              <w:rPr>
                <w:ins w:id="229" w:author="Aniesha Sachdeva" w:date="2021-05-07T17:44:00Z"/>
                <w:rFonts w:asciiTheme="minorHAnsi" w:hAnsiTheme="minorHAnsi" w:cstheme="minorHAnsi"/>
                <w:rPrChange w:id="230" w:author="Aniesha Sachdeva" w:date="2021-05-07T17:45:00Z">
                  <w:rPr>
                    <w:ins w:id="231" w:author="Aniesha Sachdeva" w:date="2021-05-07T17:44:00Z"/>
                    <w:rFonts w:asciiTheme="majorHAnsi" w:hAnsiTheme="majorHAnsi" w:cstheme="majorHAnsi"/>
                  </w:rPr>
                </w:rPrChange>
              </w:rPr>
            </w:pPr>
          </w:p>
          <w:p w14:paraId="102C814D" w14:textId="77777777" w:rsidR="002D2121" w:rsidRPr="00287044" w:rsidRDefault="002D2121" w:rsidP="002D2121">
            <w:pPr>
              <w:spacing w:line="276" w:lineRule="auto"/>
              <w:jc w:val="both"/>
              <w:rPr>
                <w:ins w:id="232" w:author="Aniesha Sachdeva" w:date="2021-05-07T17:44:00Z"/>
                <w:rFonts w:asciiTheme="minorHAnsi" w:hAnsiTheme="minorHAnsi" w:cstheme="minorHAnsi"/>
                <w:rPrChange w:id="233" w:author="Aniesha Sachdeva" w:date="2021-05-07T17:45:00Z">
                  <w:rPr>
                    <w:ins w:id="234" w:author="Aniesha Sachdeva" w:date="2021-05-07T17:44:00Z"/>
                    <w:rFonts w:asciiTheme="majorHAnsi" w:hAnsiTheme="majorHAnsi" w:cstheme="majorHAnsi"/>
                  </w:rPr>
                </w:rPrChange>
              </w:rPr>
            </w:pPr>
            <w:ins w:id="235" w:author="Aniesha Sachdeva" w:date="2021-05-07T17:44:00Z">
              <w:r w:rsidRPr="00287044">
                <w:rPr>
                  <w:rFonts w:asciiTheme="minorHAnsi" w:hAnsiTheme="minorHAnsi" w:cstheme="minorHAnsi"/>
                  <w:rPrChange w:id="236" w:author="Aniesha Sachdeva" w:date="2021-05-07T17:45:00Z">
                    <w:rPr>
                      <w:rFonts w:asciiTheme="majorHAnsi" w:hAnsiTheme="majorHAnsi" w:cstheme="majorHAnsi"/>
                    </w:rPr>
                  </w:rPrChange>
                </w:rPr>
                <w:t xml:space="preserve">It’s useful when want to see </w:t>
              </w:r>
              <w:r w:rsidRPr="00287044">
                <w:rPr>
                  <w:rFonts w:asciiTheme="minorHAnsi" w:hAnsiTheme="minorHAnsi" w:cstheme="minorHAnsi"/>
                  <w:color w:val="222222"/>
                  <w:shd w:val="clear" w:color="auto" w:fill="FFFFFF"/>
                  <w:rPrChange w:id="237" w:author="Aniesha Sachdeva" w:date="2021-05-07T17:45:00Z">
                    <w:rPr>
                      <w:rFonts w:asciiTheme="majorHAnsi" w:hAnsiTheme="majorHAnsi" w:cstheme="majorHAnsi"/>
                      <w:color w:val="222222"/>
                      <w:shd w:val="clear" w:color="auto" w:fill="FFFFFF"/>
                    </w:rPr>
                  </w:rPrChange>
                </w:rPr>
                <w:t xml:space="preserve">High-level data </w:t>
              </w:r>
              <w:proofErr w:type="gramStart"/>
              <w:r w:rsidRPr="00287044">
                <w:rPr>
                  <w:rFonts w:asciiTheme="minorHAnsi" w:hAnsiTheme="minorHAnsi" w:cstheme="minorHAnsi"/>
                  <w:color w:val="222222"/>
                  <w:shd w:val="clear" w:color="auto" w:fill="FFFFFF"/>
                  <w:rPrChange w:id="238" w:author="Aniesha Sachdeva" w:date="2021-05-07T17:45:00Z">
                    <w:rPr>
                      <w:rFonts w:asciiTheme="majorHAnsi" w:hAnsiTheme="majorHAnsi" w:cstheme="majorHAnsi"/>
                      <w:color w:val="222222"/>
                      <w:shd w:val="clear" w:color="auto" w:fill="FFFFFF"/>
                    </w:rPr>
                  </w:rPrChange>
                </w:rPr>
                <w:t>i.e.</w:t>
              </w:r>
              <w:proofErr w:type="gramEnd"/>
              <w:r w:rsidRPr="00287044">
                <w:rPr>
                  <w:rFonts w:asciiTheme="minorHAnsi" w:hAnsiTheme="minorHAnsi" w:cstheme="minorHAnsi"/>
                  <w:color w:val="222222"/>
                  <w:shd w:val="clear" w:color="auto" w:fill="FFFFFF"/>
                  <w:rPrChange w:id="239" w:author="Aniesha Sachdeva" w:date="2021-05-07T17:45:00Z">
                    <w:rPr>
                      <w:rFonts w:asciiTheme="majorHAnsi" w:hAnsiTheme="majorHAnsi" w:cstheme="majorHAnsi"/>
                      <w:color w:val="222222"/>
                      <w:shd w:val="clear" w:color="auto" w:fill="FFFFFF"/>
                    </w:rPr>
                  </w:rPrChange>
                </w:rPr>
                <w:t xml:space="preserve"> Sales by region.</w:t>
              </w:r>
            </w:ins>
          </w:p>
        </w:tc>
        <w:tc>
          <w:tcPr>
            <w:tcW w:w="6617" w:type="dxa"/>
          </w:tcPr>
          <w:p w14:paraId="166924F1" w14:textId="77777777" w:rsidR="002D2121" w:rsidRPr="00287044" w:rsidRDefault="002D2121" w:rsidP="002D2121">
            <w:pPr>
              <w:spacing w:line="276" w:lineRule="auto"/>
              <w:jc w:val="right"/>
              <w:rPr>
                <w:ins w:id="240" w:author="Aniesha Sachdeva" w:date="2021-05-07T17:44:00Z"/>
                <w:rFonts w:asciiTheme="minorHAnsi" w:hAnsiTheme="minorHAnsi" w:cstheme="minorHAnsi"/>
                <w:rPrChange w:id="241" w:author="Aniesha Sachdeva" w:date="2021-05-07T17:45:00Z">
                  <w:rPr>
                    <w:ins w:id="242" w:author="Aniesha Sachdeva" w:date="2021-05-07T17:44:00Z"/>
                    <w:rFonts w:asciiTheme="majorHAnsi" w:hAnsiTheme="majorHAnsi" w:cstheme="majorHAnsi"/>
                  </w:rPr>
                </w:rPrChange>
              </w:rPr>
            </w:pPr>
            <w:ins w:id="243" w:author="Aniesha Sachdeva" w:date="2021-05-07T17:44:00Z">
              <w:r>
                <w:rPr>
                  <w:noProof/>
                </w:rPr>
                <w:drawing>
                  <wp:inline distT="0" distB="0" distL="0" distR="0" wp14:anchorId="166A20DF" wp14:editId="007BCC34">
                    <wp:extent cx="3454400" cy="2590800"/>
                    <wp:effectExtent l="0" t="0" r="0" b="0"/>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3454400" cy="2590800"/>
                            </a:xfrm>
                            <a:prstGeom prst="rect">
                              <a:avLst/>
                            </a:prstGeom>
                          </pic:spPr>
                        </pic:pic>
                      </a:graphicData>
                    </a:graphic>
                  </wp:inline>
                </w:drawing>
              </w:r>
            </w:ins>
          </w:p>
        </w:tc>
      </w:tr>
      <w:tr w:rsidR="002D2121" w:rsidRPr="00287044" w14:paraId="6169743B" w14:textId="77777777" w:rsidTr="002D2121">
        <w:trPr>
          <w:ins w:id="244" w:author="Aniesha Sachdeva" w:date="2021-05-07T17:44:00Z"/>
        </w:trPr>
        <w:tc>
          <w:tcPr>
            <w:tcW w:w="10773" w:type="dxa"/>
            <w:gridSpan w:val="2"/>
          </w:tcPr>
          <w:p w14:paraId="503020DC" w14:textId="77777777" w:rsidR="002D2121" w:rsidRPr="00287044" w:rsidRDefault="002D2121" w:rsidP="002D2121">
            <w:pPr>
              <w:pStyle w:val="ListParagraph"/>
              <w:widowControl/>
              <w:numPr>
                <w:ilvl w:val="0"/>
                <w:numId w:val="1"/>
              </w:numPr>
              <w:autoSpaceDE/>
              <w:autoSpaceDN/>
              <w:spacing w:line="276" w:lineRule="auto"/>
              <w:contextualSpacing/>
              <w:jc w:val="both"/>
              <w:rPr>
                <w:ins w:id="245" w:author="Aniesha Sachdeva" w:date="2021-05-07T17:44:00Z"/>
                <w:rFonts w:asciiTheme="minorHAnsi" w:hAnsiTheme="minorHAnsi" w:cstheme="minorHAnsi"/>
                <w:rPrChange w:id="246" w:author="Aniesha Sachdeva" w:date="2021-05-07T17:45:00Z">
                  <w:rPr>
                    <w:ins w:id="247" w:author="Aniesha Sachdeva" w:date="2021-05-07T17:44:00Z"/>
                    <w:rFonts w:asciiTheme="majorHAnsi" w:hAnsiTheme="majorHAnsi" w:cstheme="majorHAnsi"/>
                  </w:rPr>
                </w:rPrChange>
              </w:rPr>
            </w:pPr>
            <w:ins w:id="248" w:author="Aniesha Sachdeva" w:date="2021-05-07T17:44:00Z">
              <w:r w:rsidRPr="00287044">
                <w:rPr>
                  <w:rFonts w:asciiTheme="minorHAnsi" w:hAnsiTheme="minorHAnsi" w:cstheme="minorHAnsi"/>
                  <w:rPrChange w:id="249" w:author="Aniesha Sachdeva" w:date="2021-05-07T17:45:00Z">
                    <w:rPr>
                      <w:rFonts w:asciiTheme="majorHAnsi" w:hAnsiTheme="majorHAnsi" w:cstheme="majorHAnsi"/>
                      <w:b/>
                      <w:bCs/>
                    </w:rPr>
                  </w:rPrChange>
                </w:rPr>
                <w:t xml:space="preserve">Doughnut Charts </w:t>
              </w:r>
            </w:ins>
          </w:p>
        </w:tc>
      </w:tr>
      <w:tr w:rsidR="002D2121" w:rsidRPr="00287044" w14:paraId="72AC2319" w14:textId="77777777" w:rsidTr="002D2121">
        <w:trPr>
          <w:trHeight w:val="3829"/>
          <w:ins w:id="250" w:author="Aniesha Sachdeva" w:date="2021-05-07T17:44:00Z"/>
        </w:trPr>
        <w:tc>
          <w:tcPr>
            <w:tcW w:w="4156" w:type="dxa"/>
          </w:tcPr>
          <w:p w14:paraId="259CF33F" w14:textId="77777777" w:rsidR="002D2121" w:rsidRPr="00287044" w:rsidRDefault="002D2121" w:rsidP="002D2121">
            <w:pPr>
              <w:spacing w:line="276" w:lineRule="auto"/>
              <w:jc w:val="both"/>
              <w:rPr>
                <w:ins w:id="251" w:author="Aniesha Sachdeva" w:date="2021-05-07T17:44:00Z"/>
                <w:rFonts w:asciiTheme="minorHAnsi" w:hAnsiTheme="minorHAnsi" w:cstheme="minorHAnsi"/>
                <w:rPrChange w:id="252" w:author="Aniesha Sachdeva" w:date="2021-05-07T17:45:00Z">
                  <w:rPr>
                    <w:ins w:id="253" w:author="Aniesha Sachdeva" w:date="2021-05-07T17:44:00Z"/>
                    <w:rFonts w:asciiTheme="majorHAnsi" w:hAnsiTheme="majorHAnsi" w:cstheme="majorHAnsi"/>
                  </w:rPr>
                </w:rPrChange>
              </w:rPr>
            </w:pPr>
            <w:ins w:id="254" w:author="Aniesha Sachdeva" w:date="2021-05-07T17:44:00Z">
              <w:r w:rsidRPr="00287044">
                <w:rPr>
                  <w:rFonts w:asciiTheme="minorHAnsi" w:hAnsiTheme="minorHAnsi" w:cstheme="minorHAnsi"/>
                  <w:rPrChange w:id="255" w:author="Aniesha Sachdeva" w:date="2021-05-07T17:45:00Z">
                    <w:rPr>
                      <w:rFonts w:asciiTheme="majorHAnsi" w:hAnsiTheme="majorHAnsi" w:cstheme="majorHAnsi"/>
                    </w:rPr>
                  </w:rPrChange>
                </w:rPr>
                <w:t xml:space="preserve">Doughnut chat like Pai chart, </w:t>
              </w:r>
              <w:r w:rsidRPr="00287044">
                <w:rPr>
                  <w:rFonts w:asciiTheme="minorHAnsi" w:hAnsiTheme="minorHAnsi" w:cstheme="minorHAnsi"/>
                  <w:color w:val="222222"/>
                  <w:shd w:val="clear" w:color="auto" w:fill="FFFFFF"/>
                  <w:rPrChange w:id="256" w:author="Aniesha Sachdeva" w:date="2021-05-07T17:45:00Z">
                    <w:rPr>
                      <w:rFonts w:asciiTheme="majorHAnsi" w:hAnsiTheme="majorHAnsi" w:cstheme="majorHAnsi"/>
                      <w:color w:val="222222"/>
                      <w:shd w:val="clear" w:color="auto" w:fill="FFFFFF"/>
                    </w:rPr>
                  </w:rPrChange>
                </w:rPr>
                <w:t>difference only is that the center is blank and allows space for a label or icon.</w:t>
              </w:r>
              <w:r w:rsidRPr="00287044">
                <w:rPr>
                  <w:rFonts w:asciiTheme="minorHAnsi" w:hAnsiTheme="minorHAnsi" w:cstheme="minorHAnsi"/>
                  <w:rPrChange w:id="257" w:author="Aniesha Sachdeva" w:date="2021-05-07T17:45:00Z">
                    <w:rPr>
                      <w:rFonts w:asciiTheme="majorHAnsi" w:hAnsiTheme="majorHAnsi" w:cstheme="majorHAnsi"/>
                    </w:rPr>
                  </w:rPrChange>
                </w:rPr>
                <w:t xml:space="preserve"> Doughnut chart used to show the composition of the whole data in proportions. In doughnut charts, we can rotate the slices, focus on specific ones by pulling them out of the chart, or change the hole size to enlarge or reduce the size of the slices.</w:t>
              </w:r>
            </w:ins>
          </w:p>
        </w:tc>
        <w:tc>
          <w:tcPr>
            <w:tcW w:w="6617" w:type="dxa"/>
          </w:tcPr>
          <w:p w14:paraId="112C7C60" w14:textId="77777777" w:rsidR="002D2121" w:rsidRPr="00287044" w:rsidRDefault="002D2121" w:rsidP="002D2121">
            <w:pPr>
              <w:spacing w:line="276" w:lineRule="auto"/>
              <w:jc w:val="center"/>
              <w:rPr>
                <w:ins w:id="258" w:author="Aniesha Sachdeva" w:date="2021-05-07T17:44:00Z"/>
                <w:rFonts w:asciiTheme="minorHAnsi" w:hAnsiTheme="minorHAnsi" w:cstheme="minorHAnsi"/>
                <w:rPrChange w:id="259" w:author="Aniesha Sachdeva" w:date="2021-05-07T17:45:00Z">
                  <w:rPr>
                    <w:ins w:id="260" w:author="Aniesha Sachdeva" w:date="2021-05-07T17:44:00Z"/>
                    <w:rFonts w:asciiTheme="majorHAnsi" w:hAnsiTheme="majorHAnsi" w:cstheme="majorHAnsi"/>
                  </w:rPr>
                </w:rPrChange>
              </w:rPr>
            </w:pPr>
            <w:ins w:id="261" w:author="Aniesha Sachdeva" w:date="2021-05-07T17:44:00Z">
              <w:r>
                <w:rPr>
                  <w:noProof/>
                </w:rPr>
                <w:drawing>
                  <wp:inline distT="0" distB="0" distL="0" distR="0" wp14:anchorId="28559B6B" wp14:editId="77381802">
                    <wp:extent cx="2869418" cy="1950683"/>
                    <wp:effectExtent l="0" t="0" r="7620" b="0"/>
                    <wp:docPr id="40" name="Picture 4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2874756" cy="1954312"/>
                            </a:xfrm>
                            <a:prstGeom prst="rect">
                              <a:avLst/>
                            </a:prstGeom>
                          </pic:spPr>
                        </pic:pic>
                      </a:graphicData>
                    </a:graphic>
                  </wp:inline>
                </w:drawing>
              </w:r>
            </w:ins>
          </w:p>
        </w:tc>
      </w:tr>
      <w:tr w:rsidR="002D2121" w:rsidRPr="00287044" w14:paraId="263E1A72" w14:textId="77777777" w:rsidTr="002D2121">
        <w:trPr>
          <w:ins w:id="262" w:author="Aniesha Sachdeva" w:date="2021-05-07T17:44:00Z"/>
        </w:trPr>
        <w:tc>
          <w:tcPr>
            <w:tcW w:w="10773" w:type="dxa"/>
            <w:gridSpan w:val="2"/>
          </w:tcPr>
          <w:p w14:paraId="50CB6713" w14:textId="77777777" w:rsidR="002D2121" w:rsidRPr="00287044" w:rsidRDefault="002D2121" w:rsidP="002D2121">
            <w:pPr>
              <w:pStyle w:val="ListParagraph"/>
              <w:widowControl/>
              <w:numPr>
                <w:ilvl w:val="0"/>
                <w:numId w:val="1"/>
              </w:numPr>
              <w:autoSpaceDE/>
              <w:autoSpaceDN/>
              <w:spacing w:line="276" w:lineRule="auto"/>
              <w:contextualSpacing/>
              <w:jc w:val="both"/>
              <w:rPr>
                <w:ins w:id="263" w:author="Aniesha Sachdeva" w:date="2021-05-07T17:44:00Z"/>
                <w:rFonts w:asciiTheme="minorHAnsi" w:hAnsiTheme="minorHAnsi" w:cstheme="minorHAnsi"/>
                <w:rPrChange w:id="264" w:author="Aniesha Sachdeva" w:date="2021-05-07T17:45:00Z">
                  <w:rPr>
                    <w:ins w:id="265" w:author="Aniesha Sachdeva" w:date="2021-05-07T17:44:00Z"/>
                    <w:rFonts w:asciiTheme="majorHAnsi" w:hAnsiTheme="majorHAnsi" w:cstheme="majorHAnsi"/>
                  </w:rPr>
                </w:rPrChange>
              </w:rPr>
            </w:pPr>
            <w:ins w:id="266" w:author="Aniesha Sachdeva" w:date="2021-05-07T17:44:00Z">
              <w:r w:rsidRPr="00287044">
                <w:rPr>
                  <w:rFonts w:asciiTheme="minorHAnsi" w:hAnsiTheme="minorHAnsi" w:cstheme="minorHAnsi"/>
                  <w:rPrChange w:id="267" w:author="Aniesha Sachdeva" w:date="2021-05-07T17:45:00Z">
                    <w:rPr>
                      <w:rFonts w:asciiTheme="majorHAnsi" w:hAnsiTheme="majorHAnsi" w:cstheme="majorHAnsi"/>
                      <w:b/>
                      <w:bCs/>
                    </w:rPr>
                  </w:rPrChange>
                </w:rPr>
                <w:t>Funnel Charts</w:t>
              </w:r>
            </w:ins>
          </w:p>
        </w:tc>
      </w:tr>
      <w:tr w:rsidR="002D2121" w:rsidRPr="00287044" w14:paraId="7C9F5CE6" w14:textId="77777777" w:rsidTr="002D2121">
        <w:trPr>
          <w:trHeight w:val="6197"/>
          <w:ins w:id="268" w:author="Aniesha Sachdeva" w:date="2021-05-07T17:44:00Z"/>
        </w:trPr>
        <w:tc>
          <w:tcPr>
            <w:tcW w:w="4156" w:type="dxa"/>
          </w:tcPr>
          <w:p w14:paraId="37895963" w14:textId="77777777" w:rsidR="002D2121" w:rsidRPr="00287044" w:rsidRDefault="002D2121" w:rsidP="002D2121">
            <w:pPr>
              <w:spacing w:line="276" w:lineRule="auto"/>
              <w:jc w:val="both"/>
              <w:rPr>
                <w:ins w:id="269" w:author="Aniesha Sachdeva" w:date="2021-05-07T17:44:00Z"/>
                <w:rFonts w:asciiTheme="minorHAnsi" w:hAnsiTheme="minorHAnsi" w:cstheme="minorHAnsi"/>
                <w:rPrChange w:id="270" w:author="Aniesha Sachdeva" w:date="2021-05-07T17:45:00Z">
                  <w:rPr>
                    <w:ins w:id="271" w:author="Aniesha Sachdeva" w:date="2021-05-07T17:44:00Z"/>
                    <w:rFonts w:asciiTheme="majorHAnsi" w:hAnsiTheme="majorHAnsi" w:cstheme="majorHAnsi"/>
                  </w:rPr>
                </w:rPrChange>
              </w:rPr>
            </w:pPr>
            <w:ins w:id="272" w:author="Aniesha Sachdeva" w:date="2021-05-07T17:44:00Z">
              <w:r w:rsidRPr="00287044">
                <w:rPr>
                  <w:rFonts w:asciiTheme="minorHAnsi" w:hAnsiTheme="minorHAnsi" w:cstheme="minorHAnsi"/>
                  <w:rPrChange w:id="273" w:author="Aniesha Sachdeva" w:date="2021-05-07T17:45:00Z">
                    <w:rPr>
                      <w:rFonts w:asciiTheme="majorHAnsi" w:hAnsiTheme="majorHAnsi" w:cstheme="majorHAnsi"/>
                    </w:rPr>
                  </w:rPrChange>
                </w:rPr>
                <w:t xml:space="preserve">Funnel chart results usually taper vertically from wide to narrow. It’s using when display variances in the stages of a process over time. We can say sequential connected stages. </w:t>
              </w:r>
              <w:proofErr w:type="gramStart"/>
              <w:r w:rsidRPr="00287044">
                <w:rPr>
                  <w:rFonts w:asciiTheme="minorHAnsi" w:hAnsiTheme="minorHAnsi" w:cstheme="minorHAnsi"/>
                  <w:rPrChange w:id="274" w:author="Aniesha Sachdeva" w:date="2021-05-07T17:45:00Z">
                    <w:rPr>
                      <w:rFonts w:asciiTheme="majorHAnsi" w:hAnsiTheme="majorHAnsi" w:cstheme="majorHAnsi"/>
                    </w:rPr>
                  </w:rPrChange>
                </w:rPr>
                <w:t>i.e.</w:t>
              </w:r>
              <w:proofErr w:type="gramEnd"/>
              <w:r w:rsidRPr="00287044">
                <w:rPr>
                  <w:rFonts w:asciiTheme="minorHAnsi" w:hAnsiTheme="minorHAnsi" w:cstheme="minorHAnsi"/>
                  <w:rPrChange w:id="275" w:author="Aniesha Sachdeva" w:date="2021-05-07T17:45:00Z">
                    <w:rPr>
                      <w:rFonts w:asciiTheme="majorHAnsi" w:hAnsiTheme="majorHAnsi" w:cstheme="majorHAnsi"/>
                    </w:rPr>
                  </w:rPrChange>
                </w:rPr>
                <w:t xml:space="preserve"> Sales Funnel Stages: Lead &gt; Qualified Lead &gt; Prospect &gt; Contract &gt; Close.  </w:t>
              </w:r>
            </w:ins>
          </w:p>
          <w:p w14:paraId="2B36F9DE" w14:textId="77777777" w:rsidR="002D2121" w:rsidRPr="00287044" w:rsidRDefault="002D2121" w:rsidP="002D2121">
            <w:pPr>
              <w:pStyle w:val="ListParagraph"/>
              <w:widowControl/>
              <w:numPr>
                <w:ilvl w:val="0"/>
                <w:numId w:val="4"/>
              </w:numPr>
              <w:autoSpaceDE/>
              <w:autoSpaceDN/>
              <w:spacing w:line="276" w:lineRule="auto"/>
              <w:contextualSpacing/>
              <w:jc w:val="both"/>
              <w:rPr>
                <w:ins w:id="276" w:author="Aniesha Sachdeva" w:date="2021-05-07T17:44:00Z"/>
                <w:rFonts w:asciiTheme="minorHAnsi" w:hAnsiTheme="minorHAnsi" w:cstheme="minorHAnsi"/>
                <w:rPrChange w:id="277" w:author="Aniesha Sachdeva" w:date="2021-05-07T17:45:00Z">
                  <w:rPr>
                    <w:ins w:id="278" w:author="Aniesha Sachdeva" w:date="2021-05-07T17:44:00Z"/>
                    <w:rFonts w:asciiTheme="majorHAnsi" w:hAnsiTheme="majorHAnsi" w:cstheme="majorHAnsi"/>
                  </w:rPr>
                </w:rPrChange>
              </w:rPr>
            </w:pPr>
            <w:ins w:id="279" w:author="Aniesha Sachdeva" w:date="2021-05-07T17:44:00Z">
              <w:r w:rsidRPr="00287044">
                <w:rPr>
                  <w:rFonts w:asciiTheme="minorHAnsi" w:hAnsiTheme="minorHAnsi" w:cstheme="minorHAnsi"/>
                  <w:rPrChange w:id="280" w:author="Aniesha Sachdeva" w:date="2021-05-07T17:45:00Z">
                    <w:rPr>
                      <w:rFonts w:asciiTheme="majorHAnsi" w:hAnsiTheme="majorHAnsi" w:cstheme="majorHAnsi"/>
                    </w:rPr>
                  </w:rPrChange>
                </w:rPr>
                <w:t>When the data is sequential and moves through at least 4 stages.</w:t>
              </w:r>
            </w:ins>
          </w:p>
          <w:p w14:paraId="771C7763" w14:textId="77777777" w:rsidR="002D2121" w:rsidRPr="00287044" w:rsidRDefault="002D2121" w:rsidP="002D2121">
            <w:pPr>
              <w:pStyle w:val="ListParagraph"/>
              <w:widowControl/>
              <w:numPr>
                <w:ilvl w:val="0"/>
                <w:numId w:val="4"/>
              </w:numPr>
              <w:autoSpaceDE/>
              <w:autoSpaceDN/>
              <w:spacing w:line="276" w:lineRule="auto"/>
              <w:contextualSpacing/>
              <w:jc w:val="both"/>
              <w:rPr>
                <w:ins w:id="281" w:author="Aniesha Sachdeva" w:date="2021-05-07T17:44:00Z"/>
                <w:rFonts w:asciiTheme="minorHAnsi" w:hAnsiTheme="minorHAnsi" w:cstheme="minorHAnsi"/>
                <w:rPrChange w:id="282" w:author="Aniesha Sachdeva" w:date="2021-05-07T17:45:00Z">
                  <w:rPr>
                    <w:ins w:id="283" w:author="Aniesha Sachdeva" w:date="2021-05-07T17:44:00Z"/>
                    <w:rFonts w:asciiTheme="majorHAnsi" w:hAnsiTheme="majorHAnsi" w:cstheme="majorHAnsi"/>
                  </w:rPr>
                </w:rPrChange>
              </w:rPr>
            </w:pPr>
            <w:ins w:id="284" w:author="Aniesha Sachdeva" w:date="2021-05-07T17:44:00Z">
              <w:r w:rsidRPr="00287044">
                <w:rPr>
                  <w:rFonts w:asciiTheme="minorHAnsi" w:hAnsiTheme="minorHAnsi" w:cstheme="minorHAnsi"/>
                  <w:rPrChange w:id="285" w:author="Aniesha Sachdeva" w:date="2021-05-07T17:45:00Z">
                    <w:rPr>
                      <w:rFonts w:asciiTheme="majorHAnsi" w:hAnsiTheme="majorHAnsi" w:cstheme="majorHAnsi"/>
                    </w:rPr>
                  </w:rPrChange>
                </w:rPr>
                <w:t>When the number of "items" in the first stage is expected to be greater than the number in the final stage.</w:t>
              </w:r>
            </w:ins>
          </w:p>
          <w:p w14:paraId="1A1D0495" w14:textId="77777777" w:rsidR="002D2121" w:rsidRPr="00287044" w:rsidRDefault="002D2121" w:rsidP="002D2121">
            <w:pPr>
              <w:pStyle w:val="ListParagraph"/>
              <w:widowControl/>
              <w:numPr>
                <w:ilvl w:val="0"/>
                <w:numId w:val="4"/>
              </w:numPr>
              <w:autoSpaceDE/>
              <w:autoSpaceDN/>
              <w:spacing w:line="276" w:lineRule="auto"/>
              <w:contextualSpacing/>
              <w:jc w:val="both"/>
              <w:rPr>
                <w:ins w:id="286" w:author="Aniesha Sachdeva" w:date="2021-05-07T17:44:00Z"/>
                <w:rFonts w:asciiTheme="minorHAnsi" w:hAnsiTheme="minorHAnsi" w:cstheme="minorHAnsi"/>
                <w:rPrChange w:id="287" w:author="Aniesha Sachdeva" w:date="2021-05-07T17:45:00Z">
                  <w:rPr>
                    <w:ins w:id="288" w:author="Aniesha Sachdeva" w:date="2021-05-07T17:44:00Z"/>
                    <w:rFonts w:asciiTheme="majorHAnsi" w:hAnsiTheme="majorHAnsi" w:cstheme="majorHAnsi"/>
                  </w:rPr>
                </w:rPrChange>
              </w:rPr>
            </w:pPr>
            <w:ins w:id="289" w:author="Aniesha Sachdeva" w:date="2021-05-07T17:44:00Z">
              <w:r w:rsidRPr="00287044">
                <w:rPr>
                  <w:rFonts w:asciiTheme="minorHAnsi" w:hAnsiTheme="minorHAnsi" w:cstheme="minorHAnsi"/>
                  <w:rPrChange w:id="290" w:author="Aniesha Sachdeva" w:date="2021-05-07T17:45:00Z">
                    <w:rPr>
                      <w:rFonts w:asciiTheme="majorHAnsi" w:hAnsiTheme="majorHAnsi" w:cstheme="majorHAnsi"/>
                    </w:rPr>
                  </w:rPrChange>
                </w:rPr>
                <w:t>To calculate potential (revenue/sales/deals/etc.) by stages.</w:t>
              </w:r>
            </w:ins>
          </w:p>
          <w:p w14:paraId="66458618" w14:textId="77777777" w:rsidR="002D2121" w:rsidRPr="00287044" w:rsidRDefault="002D2121" w:rsidP="002D2121">
            <w:pPr>
              <w:pStyle w:val="ListParagraph"/>
              <w:widowControl/>
              <w:numPr>
                <w:ilvl w:val="0"/>
                <w:numId w:val="4"/>
              </w:numPr>
              <w:autoSpaceDE/>
              <w:autoSpaceDN/>
              <w:spacing w:line="276" w:lineRule="auto"/>
              <w:contextualSpacing/>
              <w:jc w:val="both"/>
              <w:rPr>
                <w:ins w:id="291" w:author="Aniesha Sachdeva" w:date="2021-05-07T17:44:00Z"/>
                <w:rFonts w:asciiTheme="minorHAnsi" w:hAnsiTheme="minorHAnsi" w:cstheme="minorHAnsi"/>
                <w:rPrChange w:id="292" w:author="Aniesha Sachdeva" w:date="2021-05-07T17:45:00Z">
                  <w:rPr>
                    <w:ins w:id="293" w:author="Aniesha Sachdeva" w:date="2021-05-07T17:44:00Z"/>
                    <w:rFonts w:asciiTheme="majorHAnsi" w:hAnsiTheme="majorHAnsi" w:cstheme="majorHAnsi"/>
                  </w:rPr>
                </w:rPrChange>
              </w:rPr>
            </w:pPr>
            <w:ins w:id="294" w:author="Aniesha Sachdeva" w:date="2021-05-07T17:44:00Z">
              <w:r w:rsidRPr="00287044">
                <w:rPr>
                  <w:rFonts w:asciiTheme="minorHAnsi" w:hAnsiTheme="minorHAnsi" w:cstheme="minorHAnsi"/>
                  <w:rPrChange w:id="295" w:author="Aniesha Sachdeva" w:date="2021-05-07T17:45:00Z">
                    <w:rPr>
                      <w:rFonts w:asciiTheme="majorHAnsi" w:hAnsiTheme="majorHAnsi" w:cstheme="majorHAnsi"/>
                    </w:rPr>
                  </w:rPrChange>
                </w:rPr>
                <w:t>To calculate and track conversion and retention rates.</w:t>
              </w:r>
            </w:ins>
          </w:p>
          <w:p w14:paraId="143628E1" w14:textId="77777777" w:rsidR="002D2121" w:rsidRPr="00287044" w:rsidRDefault="002D2121" w:rsidP="002D2121">
            <w:pPr>
              <w:pStyle w:val="ListParagraph"/>
              <w:widowControl/>
              <w:numPr>
                <w:ilvl w:val="0"/>
                <w:numId w:val="4"/>
              </w:numPr>
              <w:autoSpaceDE/>
              <w:autoSpaceDN/>
              <w:spacing w:line="276" w:lineRule="auto"/>
              <w:contextualSpacing/>
              <w:jc w:val="both"/>
              <w:rPr>
                <w:ins w:id="296" w:author="Aniesha Sachdeva" w:date="2021-05-07T17:44:00Z"/>
                <w:rFonts w:asciiTheme="minorHAnsi" w:hAnsiTheme="minorHAnsi" w:cstheme="minorHAnsi"/>
                <w:rPrChange w:id="297" w:author="Aniesha Sachdeva" w:date="2021-05-07T17:45:00Z">
                  <w:rPr>
                    <w:ins w:id="298" w:author="Aniesha Sachdeva" w:date="2021-05-07T17:44:00Z"/>
                    <w:rFonts w:asciiTheme="majorHAnsi" w:hAnsiTheme="majorHAnsi" w:cstheme="majorHAnsi"/>
                  </w:rPr>
                </w:rPrChange>
              </w:rPr>
            </w:pPr>
            <w:ins w:id="299" w:author="Aniesha Sachdeva" w:date="2021-05-07T17:44:00Z">
              <w:r w:rsidRPr="00287044">
                <w:rPr>
                  <w:rFonts w:asciiTheme="minorHAnsi" w:hAnsiTheme="minorHAnsi" w:cstheme="minorHAnsi"/>
                  <w:rPrChange w:id="300" w:author="Aniesha Sachdeva" w:date="2021-05-07T17:45:00Z">
                    <w:rPr>
                      <w:rFonts w:asciiTheme="majorHAnsi" w:hAnsiTheme="majorHAnsi" w:cstheme="majorHAnsi"/>
                    </w:rPr>
                  </w:rPrChange>
                </w:rPr>
                <w:t>To reveal bottlenecks in a linear process.</w:t>
              </w:r>
            </w:ins>
          </w:p>
          <w:p w14:paraId="7CCAF143" w14:textId="77777777" w:rsidR="002D2121" w:rsidRPr="00287044" w:rsidRDefault="002D2121" w:rsidP="002D2121">
            <w:pPr>
              <w:pStyle w:val="ListParagraph"/>
              <w:widowControl/>
              <w:numPr>
                <w:ilvl w:val="0"/>
                <w:numId w:val="4"/>
              </w:numPr>
              <w:autoSpaceDE/>
              <w:autoSpaceDN/>
              <w:spacing w:line="276" w:lineRule="auto"/>
              <w:contextualSpacing/>
              <w:jc w:val="both"/>
              <w:rPr>
                <w:ins w:id="301" w:author="Aniesha Sachdeva" w:date="2021-05-07T17:44:00Z"/>
                <w:rFonts w:asciiTheme="minorHAnsi" w:hAnsiTheme="minorHAnsi" w:cstheme="minorHAnsi"/>
                <w:rPrChange w:id="302" w:author="Aniesha Sachdeva" w:date="2021-05-07T17:45:00Z">
                  <w:rPr>
                    <w:ins w:id="303" w:author="Aniesha Sachdeva" w:date="2021-05-07T17:44:00Z"/>
                    <w:rFonts w:asciiTheme="majorHAnsi" w:hAnsiTheme="majorHAnsi" w:cstheme="majorHAnsi"/>
                  </w:rPr>
                </w:rPrChange>
              </w:rPr>
            </w:pPr>
            <w:ins w:id="304" w:author="Aniesha Sachdeva" w:date="2021-05-07T17:44:00Z">
              <w:r w:rsidRPr="00287044">
                <w:rPr>
                  <w:rFonts w:asciiTheme="minorHAnsi" w:hAnsiTheme="minorHAnsi" w:cstheme="minorHAnsi"/>
                  <w:rPrChange w:id="305" w:author="Aniesha Sachdeva" w:date="2021-05-07T17:45:00Z">
                    <w:rPr>
                      <w:rFonts w:asciiTheme="majorHAnsi" w:hAnsiTheme="majorHAnsi" w:cstheme="majorHAnsi"/>
                    </w:rPr>
                  </w:rPrChange>
                </w:rPr>
                <w:t>To track a shopping cart workflow.</w:t>
              </w:r>
            </w:ins>
          </w:p>
        </w:tc>
        <w:tc>
          <w:tcPr>
            <w:tcW w:w="6617" w:type="dxa"/>
          </w:tcPr>
          <w:p w14:paraId="10969A05" w14:textId="77777777" w:rsidR="002D2121" w:rsidRPr="00287044" w:rsidRDefault="002D2121" w:rsidP="002D2121">
            <w:pPr>
              <w:spacing w:line="276" w:lineRule="auto"/>
              <w:jc w:val="center"/>
              <w:rPr>
                <w:ins w:id="306" w:author="Aniesha Sachdeva" w:date="2021-05-07T17:44:00Z"/>
                <w:rFonts w:asciiTheme="minorHAnsi" w:hAnsiTheme="minorHAnsi" w:cstheme="minorHAnsi"/>
                <w:rPrChange w:id="307" w:author="Aniesha Sachdeva" w:date="2021-05-07T17:45:00Z">
                  <w:rPr>
                    <w:ins w:id="308" w:author="Aniesha Sachdeva" w:date="2021-05-07T17:44:00Z"/>
                    <w:rFonts w:asciiTheme="majorHAnsi" w:hAnsiTheme="majorHAnsi" w:cstheme="majorHAnsi"/>
                  </w:rPr>
                </w:rPrChange>
              </w:rPr>
            </w:pPr>
            <w:ins w:id="309" w:author="Aniesha Sachdeva" w:date="2021-05-07T17:44:00Z">
              <w:r>
                <w:rPr>
                  <w:noProof/>
                </w:rPr>
                <w:drawing>
                  <wp:inline distT="0" distB="0" distL="0" distR="0" wp14:anchorId="3DFDFCA6" wp14:editId="53D24E89">
                    <wp:extent cx="3289978" cy="3192780"/>
                    <wp:effectExtent l="0" t="0" r="5715" b="7620"/>
                    <wp:docPr id="41" name="Picture 4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3289978" cy="3192780"/>
                            </a:xfrm>
                            <a:prstGeom prst="rect">
                              <a:avLst/>
                            </a:prstGeom>
                          </pic:spPr>
                        </pic:pic>
                      </a:graphicData>
                    </a:graphic>
                  </wp:inline>
                </w:drawing>
              </w:r>
            </w:ins>
          </w:p>
        </w:tc>
      </w:tr>
      <w:tr w:rsidR="002D2121" w:rsidRPr="00287044" w14:paraId="27EA2028" w14:textId="77777777" w:rsidTr="002D2121">
        <w:trPr>
          <w:ins w:id="310" w:author="Aniesha Sachdeva" w:date="2021-05-07T17:44:00Z"/>
        </w:trPr>
        <w:tc>
          <w:tcPr>
            <w:tcW w:w="10773" w:type="dxa"/>
            <w:gridSpan w:val="2"/>
          </w:tcPr>
          <w:p w14:paraId="08BBCE68" w14:textId="77777777" w:rsidR="002D2121" w:rsidRPr="00287044" w:rsidRDefault="002D2121" w:rsidP="002D2121">
            <w:pPr>
              <w:pStyle w:val="ListParagraph"/>
              <w:widowControl/>
              <w:numPr>
                <w:ilvl w:val="0"/>
                <w:numId w:val="1"/>
              </w:numPr>
              <w:autoSpaceDE/>
              <w:autoSpaceDN/>
              <w:spacing w:line="276" w:lineRule="auto"/>
              <w:contextualSpacing/>
              <w:jc w:val="both"/>
              <w:rPr>
                <w:ins w:id="311" w:author="Aniesha Sachdeva" w:date="2021-05-07T17:44:00Z"/>
                <w:rFonts w:asciiTheme="minorHAnsi" w:hAnsiTheme="minorHAnsi" w:cstheme="minorHAnsi"/>
                <w:rPrChange w:id="312" w:author="Aniesha Sachdeva" w:date="2021-05-07T17:45:00Z">
                  <w:rPr>
                    <w:ins w:id="313" w:author="Aniesha Sachdeva" w:date="2021-05-07T17:44:00Z"/>
                    <w:rFonts w:asciiTheme="majorHAnsi" w:hAnsiTheme="majorHAnsi" w:cstheme="majorHAnsi"/>
                  </w:rPr>
                </w:rPrChange>
              </w:rPr>
            </w:pPr>
            <w:ins w:id="314" w:author="Aniesha Sachdeva" w:date="2021-05-07T17:44:00Z">
              <w:r w:rsidRPr="00287044">
                <w:rPr>
                  <w:rFonts w:asciiTheme="minorHAnsi" w:hAnsiTheme="minorHAnsi" w:cstheme="minorHAnsi"/>
                  <w:rPrChange w:id="315" w:author="Aniesha Sachdeva" w:date="2021-05-07T17:45:00Z">
                    <w:rPr>
                      <w:rFonts w:asciiTheme="majorHAnsi" w:hAnsiTheme="majorHAnsi" w:cstheme="majorHAnsi"/>
                      <w:b/>
                      <w:bCs/>
                    </w:rPr>
                  </w:rPrChange>
                </w:rPr>
                <w:t>Waterfall Chart</w:t>
              </w:r>
            </w:ins>
          </w:p>
        </w:tc>
      </w:tr>
      <w:tr w:rsidR="002D2121" w:rsidRPr="00287044" w14:paraId="6F81B649" w14:textId="77777777" w:rsidTr="002D2121">
        <w:trPr>
          <w:trHeight w:val="7324"/>
          <w:ins w:id="316" w:author="Aniesha Sachdeva" w:date="2021-05-07T17:44:00Z"/>
        </w:trPr>
        <w:tc>
          <w:tcPr>
            <w:tcW w:w="4156" w:type="dxa"/>
          </w:tcPr>
          <w:p w14:paraId="5BE07718" w14:textId="77777777" w:rsidR="002D2121" w:rsidRPr="00287044" w:rsidRDefault="002D2121" w:rsidP="002D2121">
            <w:pPr>
              <w:spacing w:line="276" w:lineRule="auto"/>
              <w:jc w:val="both"/>
              <w:rPr>
                <w:ins w:id="317" w:author="Aniesha Sachdeva" w:date="2021-05-07T17:44:00Z"/>
                <w:rFonts w:asciiTheme="minorHAnsi" w:hAnsiTheme="minorHAnsi" w:cstheme="minorHAnsi"/>
                <w:rPrChange w:id="318" w:author="Aniesha Sachdeva" w:date="2021-05-07T17:45:00Z">
                  <w:rPr>
                    <w:ins w:id="319" w:author="Aniesha Sachdeva" w:date="2021-05-07T17:44:00Z"/>
                    <w:rFonts w:asciiTheme="majorHAnsi" w:hAnsiTheme="majorHAnsi" w:cstheme="majorHAnsi"/>
                  </w:rPr>
                </w:rPrChange>
              </w:rPr>
            </w:pPr>
            <w:ins w:id="320" w:author="Aniesha Sachdeva" w:date="2021-05-07T17:44:00Z">
              <w:r w:rsidRPr="00287044">
                <w:rPr>
                  <w:rFonts w:asciiTheme="minorHAnsi" w:hAnsiTheme="minorHAnsi" w:cstheme="minorHAnsi"/>
                  <w:rPrChange w:id="321" w:author="Aniesha Sachdeva" w:date="2021-05-07T17:45:00Z">
                    <w:rPr>
                      <w:rFonts w:asciiTheme="majorHAnsi" w:hAnsiTheme="majorHAnsi" w:cstheme="majorHAnsi"/>
                    </w:rPr>
                  </w:rPrChange>
                </w:rPr>
                <w:t>Waterfall chart useful to show the changes in a value over time. Used to show how an initial value has been affected by adding or subtracting subsequent values to the initial value to arrive at the final value. i.e.</w:t>
              </w:r>
            </w:ins>
          </w:p>
          <w:p w14:paraId="4D45C862" w14:textId="77777777" w:rsidR="002D2121" w:rsidRPr="00287044" w:rsidRDefault="002D2121" w:rsidP="002D2121">
            <w:pPr>
              <w:pStyle w:val="ListParagraph"/>
              <w:widowControl/>
              <w:numPr>
                <w:ilvl w:val="0"/>
                <w:numId w:val="4"/>
              </w:numPr>
              <w:autoSpaceDE/>
              <w:autoSpaceDN/>
              <w:spacing w:line="276" w:lineRule="auto"/>
              <w:contextualSpacing/>
              <w:jc w:val="both"/>
              <w:rPr>
                <w:ins w:id="322" w:author="Aniesha Sachdeva" w:date="2021-05-07T17:44:00Z"/>
                <w:rFonts w:asciiTheme="minorHAnsi" w:hAnsiTheme="minorHAnsi" w:cstheme="minorHAnsi"/>
                <w:rPrChange w:id="323" w:author="Aniesha Sachdeva" w:date="2021-05-07T17:45:00Z">
                  <w:rPr>
                    <w:ins w:id="324" w:author="Aniesha Sachdeva" w:date="2021-05-07T17:44:00Z"/>
                    <w:rFonts w:asciiTheme="majorHAnsi" w:hAnsiTheme="majorHAnsi" w:cstheme="majorHAnsi"/>
                  </w:rPr>
                </w:rPrChange>
              </w:rPr>
            </w:pPr>
            <w:ins w:id="325" w:author="Aniesha Sachdeva" w:date="2021-05-07T17:44:00Z">
              <w:r w:rsidRPr="00287044">
                <w:rPr>
                  <w:rFonts w:asciiTheme="minorHAnsi" w:hAnsiTheme="minorHAnsi" w:cstheme="minorHAnsi"/>
                  <w:rPrChange w:id="326" w:author="Aniesha Sachdeva" w:date="2021-05-07T17:45:00Z">
                    <w:rPr>
                      <w:rFonts w:asciiTheme="majorHAnsi" w:hAnsiTheme="majorHAnsi" w:cstheme="majorHAnsi"/>
                    </w:rPr>
                  </w:rPrChange>
                </w:rPr>
                <w:t>Track the revenue for the entire year to determine the net profit at the end of the year.</w:t>
              </w:r>
            </w:ins>
          </w:p>
          <w:p w14:paraId="09252A53" w14:textId="77777777" w:rsidR="002D2121" w:rsidRPr="00287044" w:rsidRDefault="002D2121" w:rsidP="002D2121">
            <w:pPr>
              <w:pStyle w:val="NormalWeb"/>
              <w:numPr>
                <w:ilvl w:val="0"/>
                <w:numId w:val="4"/>
              </w:numPr>
              <w:shd w:val="clear" w:color="auto" w:fill="FFFFFF"/>
              <w:rPr>
                <w:ins w:id="327" w:author="Aniesha Sachdeva" w:date="2021-05-07T17:44:00Z"/>
                <w:rFonts w:asciiTheme="minorHAnsi" w:eastAsiaTheme="minorHAnsi" w:hAnsiTheme="minorHAnsi" w:cstheme="minorHAnsi"/>
                <w:sz w:val="22"/>
                <w:szCs w:val="22"/>
                <w:lang w:eastAsia="en-US"/>
                <w:rPrChange w:id="328" w:author="Aniesha Sachdeva" w:date="2021-05-07T17:45:00Z">
                  <w:rPr>
                    <w:ins w:id="329" w:author="Aniesha Sachdeva" w:date="2021-05-07T17:44:00Z"/>
                    <w:rFonts w:asciiTheme="majorHAnsi" w:eastAsiaTheme="minorHAnsi" w:hAnsiTheme="majorHAnsi" w:cstheme="majorHAnsi"/>
                    <w:sz w:val="22"/>
                    <w:szCs w:val="22"/>
                    <w:lang w:eastAsia="en-US"/>
                  </w:rPr>
                </w:rPrChange>
              </w:rPr>
            </w:pPr>
            <w:ins w:id="330" w:author="Aniesha Sachdeva" w:date="2021-05-07T17:44:00Z">
              <w:r w:rsidRPr="00287044">
                <w:rPr>
                  <w:rFonts w:asciiTheme="minorHAnsi" w:eastAsiaTheme="minorHAnsi" w:hAnsiTheme="minorHAnsi" w:cstheme="minorHAnsi"/>
                  <w:sz w:val="22"/>
                  <w:szCs w:val="22"/>
                  <w:lang w:eastAsia="en-US"/>
                  <w:rPrChange w:id="331" w:author="Aniesha Sachdeva" w:date="2021-05-07T17:45:00Z">
                    <w:rPr>
                      <w:rFonts w:asciiTheme="majorHAnsi" w:eastAsiaTheme="minorHAnsi" w:hAnsiTheme="majorHAnsi" w:cstheme="majorHAnsi"/>
                      <w:sz w:val="22"/>
                      <w:szCs w:val="22"/>
                      <w:lang w:eastAsia="en-US"/>
                    </w:rPr>
                  </w:rPrChange>
                </w:rPr>
                <w:t>When you have changes for the measure across time, a series, or different categories.</w:t>
              </w:r>
            </w:ins>
          </w:p>
          <w:p w14:paraId="71D57A02" w14:textId="77777777" w:rsidR="002D2121" w:rsidRPr="00287044" w:rsidRDefault="002D2121" w:rsidP="002D2121">
            <w:pPr>
              <w:pStyle w:val="NormalWeb"/>
              <w:numPr>
                <w:ilvl w:val="0"/>
                <w:numId w:val="4"/>
              </w:numPr>
              <w:shd w:val="clear" w:color="auto" w:fill="FFFFFF"/>
              <w:rPr>
                <w:ins w:id="332" w:author="Aniesha Sachdeva" w:date="2021-05-07T17:44:00Z"/>
                <w:rFonts w:asciiTheme="minorHAnsi" w:eastAsiaTheme="minorHAnsi" w:hAnsiTheme="minorHAnsi" w:cstheme="minorHAnsi"/>
                <w:sz w:val="22"/>
                <w:szCs w:val="22"/>
                <w:lang w:eastAsia="en-US"/>
                <w:rPrChange w:id="333" w:author="Aniesha Sachdeva" w:date="2021-05-07T17:45:00Z">
                  <w:rPr>
                    <w:ins w:id="334" w:author="Aniesha Sachdeva" w:date="2021-05-07T17:44:00Z"/>
                    <w:rFonts w:asciiTheme="majorHAnsi" w:eastAsiaTheme="minorHAnsi" w:hAnsiTheme="majorHAnsi" w:cstheme="majorHAnsi"/>
                    <w:sz w:val="22"/>
                    <w:szCs w:val="22"/>
                    <w:lang w:eastAsia="en-US"/>
                  </w:rPr>
                </w:rPrChange>
              </w:rPr>
            </w:pPr>
            <w:ins w:id="335" w:author="Aniesha Sachdeva" w:date="2021-05-07T17:44:00Z">
              <w:r w:rsidRPr="00287044">
                <w:rPr>
                  <w:rFonts w:asciiTheme="minorHAnsi" w:eastAsiaTheme="minorHAnsi" w:hAnsiTheme="minorHAnsi" w:cstheme="minorHAnsi"/>
                  <w:sz w:val="22"/>
                  <w:szCs w:val="22"/>
                  <w:lang w:eastAsia="en-US"/>
                  <w:rPrChange w:id="336" w:author="Aniesha Sachdeva" w:date="2021-05-07T17:45:00Z">
                    <w:rPr>
                      <w:rFonts w:asciiTheme="majorHAnsi" w:eastAsiaTheme="minorHAnsi" w:hAnsiTheme="majorHAnsi" w:cstheme="majorHAnsi"/>
                      <w:sz w:val="22"/>
                      <w:szCs w:val="22"/>
                      <w:lang w:eastAsia="en-US"/>
                    </w:rPr>
                  </w:rPrChange>
                </w:rPr>
                <w:t>To audit the major changes contributing to the total value.</w:t>
              </w:r>
            </w:ins>
          </w:p>
          <w:p w14:paraId="25B67FFC" w14:textId="77777777" w:rsidR="002D2121" w:rsidRPr="00287044" w:rsidRDefault="002D2121" w:rsidP="002D2121">
            <w:pPr>
              <w:pStyle w:val="NormalWeb"/>
              <w:numPr>
                <w:ilvl w:val="0"/>
                <w:numId w:val="4"/>
              </w:numPr>
              <w:shd w:val="clear" w:color="auto" w:fill="FFFFFF"/>
              <w:rPr>
                <w:ins w:id="337" w:author="Aniesha Sachdeva" w:date="2021-05-07T17:44:00Z"/>
                <w:rFonts w:asciiTheme="minorHAnsi" w:eastAsiaTheme="minorHAnsi" w:hAnsiTheme="minorHAnsi" w:cstheme="minorHAnsi"/>
                <w:sz w:val="22"/>
                <w:szCs w:val="22"/>
                <w:lang w:eastAsia="en-US"/>
                <w:rPrChange w:id="338" w:author="Aniesha Sachdeva" w:date="2021-05-07T17:45:00Z">
                  <w:rPr>
                    <w:ins w:id="339" w:author="Aniesha Sachdeva" w:date="2021-05-07T17:44:00Z"/>
                    <w:rFonts w:asciiTheme="majorHAnsi" w:eastAsiaTheme="minorHAnsi" w:hAnsiTheme="majorHAnsi" w:cstheme="majorHAnsi"/>
                    <w:sz w:val="22"/>
                    <w:szCs w:val="22"/>
                    <w:lang w:eastAsia="en-US"/>
                  </w:rPr>
                </w:rPrChange>
              </w:rPr>
            </w:pPr>
            <w:ins w:id="340" w:author="Aniesha Sachdeva" w:date="2021-05-07T17:44:00Z">
              <w:r w:rsidRPr="00287044">
                <w:rPr>
                  <w:rFonts w:asciiTheme="minorHAnsi" w:eastAsiaTheme="minorHAnsi" w:hAnsiTheme="minorHAnsi" w:cstheme="minorHAnsi"/>
                  <w:sz w:val="22"/>
                  <w:szCs w:val="22"/>
                  <w:lang w:eastAsia="en-US"/>
                  <w:rPrChange w:id="341" w:author="Aniesha Sachdeva" w:date="2021-05-07T17:45:00Z">
                    <w:rPr>
                      <w:rFonts w:asciiTheme="majorHAnsi" w:eastAsiaTheme="minorHAnsi" w:hAnsiTheme="majorHAnsi" w:cstheme="majorHAnsi"/>
                      <w:sz w:val="22"/>
                      <w:szCs w:val="22"/>
                      <w:lang w:eastAsia="en-US"/>
                    </w:rPr>
                  </w:rPrChange>
                </w:rPr>
                <w:t>To plot your company's annual profit by showing various sources of revenue and arrive at the total profit (or loss).</w:t>
              </w:r>
            </w:ins>
          </w:p>
          <w:p w14:paraId="6558B7B1" w14:textId="77777777" w:rsidR="002D2121" w:rsidRPr="00287044" w:rsidRDefault="002D2121" w:rsidP="002D2121">
            <w:pPr>
              <w:pStyle w:val="NormalWeb"/>
              <w:numPr>
                <w:ilvl w:val="0"/>
                <w:numId w:val="4"/>
              </w:numPr>
              <w:shd w:val="clear" w:color="auto" w:fill="FFFFFF"/>
              <w:rPr>
                <w:ins w:id="342" w:author="Aniesha Sachdeva" w:date="2021-05-07T17:44:00Z"/>
                <w:rFonts w:asciiTheme="minorHAnsi" w:eastAsiaTheme="minorHAnsi" w:hAnsiTheme="minorHAnsi" w:cstheme="minorHAnsi"/>
                <w:sz w:val="22"/>
                <w:szCs w:val="22"/>
                <w:lang w:eastAsia="en-US"/>
                <w:rPrChange w:id="343" w:author="Aniesha Sachdeva" w:date="2021-05-07T17:45:00Z">
                  <w:rPr>
                    <w:ins w:id="344" w:author="Aniesha Sachdeva" w:date="2021-05-07T17:44:00Z"/>
                    <w:rFonts w:asciiTheme="majorHAnsi" w:eastAsiaTheme="minorHAnsi" w:hAnsiTheme="majorHAnsi" w:cstheme="majorHAnsi"/>
                    <w:sz w:val="22"/>
                    <w:szCs w:val="22"/>
                    <w:lang w:eastAsia="en-US"/>
                  </w:rPr>
                </w:rPrChange>
              </w:rPr>
            </w:pPr>
            <w:ins w:id="345" w:author="Aniesha Sachdeva" w:date="2021-05-07T17:44:00Z">
              <w:r w:rsidRPr="00287044">
                <w:rPr>
                  <w:rFonts w:asciiTheme="minorHAnsi" w:eastAsiaTheme="minorHAnsi" w:hAnsiTheme="minorHAnsi" w:cstheme="minorHAnsi"/>
                  <w:sz w:val="22"/>
                  <w:szCs w:val="22"/>
                  <w:lang w:eastAsia="en-US"/>
                  <w:rPrChange w:id="346" w:author="Aniesha Sachdeva" w:date="2021-05-07T17:45:00Z">
                    <w:rPr>
                      <w:rFonts w:asciiTheme="majorHAnsi" w:eastAsiaTheme="minorHAnsi" w:hAnsiTheme="majorHAnsi" w:cstheme="majorHAnsi"/>
                      <w:sz w:val="22"/>
                      <w:szCs w:val="22"/>
                      <w:lang w:eastAsia="en-US"/>
                    </w:rPr>
                  </w:rPrChange>
                </w:rPr>
                <w:t>To illustrate the beginning and the ending headcount for your company in a year.</w:t>
              </w:r>
            </w:ins>
          </w:p>
        </w:tc>
        <w:tc>
          <w:tcPr>
            <w:tcW w:w="6617" w:type="dxa"/>
          </w:tcPr>
          <w:p w14:paraId="178BF6A4" w14:textId="77777777" w:rsidR="002D2121" w:rsidRPr="00287044" w:rsidRDefault="002D2121" w:rsidP="002D2121">
            <w:pPr>
              <w:spacing w:line="276" w:lineRule="auto"/>
              <w:jc w:val="right"/>
              <w:rPr>
                <w:ins w:id="347" w:author="Aniesha Sachdeva" w:date="2021-05-07T17:44:00Z"/>
                <w:rFonts w:asciiTheme="minorHAnsi" w:hAnsiTheme="minorHAnsi" w:cstheme="minorHAnsi"/>
                <w:rPrChange w:id="348" w:author="Aniesha Sachdeva" w:date="2021-05-07T17:45:00Z">
                  <w:rPr>
                    <w:ins w:id="349" w:author="Aniesha Sachdeva" w:date="2021-05-07T17:44:00Z"/>
                    <w:rFonts w:asciiTheme="majorHAnsi" w:hAnsiTheme="majorHAnsi" w:cstheme="majorHAnsi"/>
                  </w:rPr>
                </w:rPrChange>
              </w:rPr>
            </w:pPr>
            <w:ins w:id="350" w:author="Aniesha Sachdeva" w:date="2021-05-07T17:44:00Z">
              <w:r>
                <w:rPr>
                  <w:noProof/>
                </w:rPr>
                <w:drawing>
                  <wp:inline distT="0" distB="0" distL="0" distR="0" wp14:anchorId="461BBCA1" wp14:editId="312044AE">
                    <wp:extent cx="3519767" cy="2956560"/>
                    <wp:effectExtent l="0" t="0" r="5080" b="0"/>
                    <wp:docPr id="42" name="Picture 4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3519767" cy="2956560"/>
                            </a:xfrm>
                            <a:prstGeom prst="rect">
                              <a:avLst/>
                            </a:prstGeom>
                          </pic:spPr>
                        </pic:pic>
                      </a:graphicData>
                    </a:graphic>
                  </wp:inline>
                </w:drawing>
              </w:r>
            </w:ins>
          </w:p>
        </w:tc>
      </w:tr>
      <w:tr w:rsidR="002D2121" w:rsidRPr="00287044" w14:paraId="75C27382" w14:textId="77777777" w:rsidTr="002D2121">
        <w:trPr>
          <w:ins w:id="351" w:author="Aniesha Sachdeva" w:date="2021-05-07T17:44:00Z"/>
        </w:trPr>
        <w:tc>
          <w:tcPr>
            <w:tcW w:w="4156" w:type="dxa"/>
          </w:tcPr>
          <w:p w14:paraId="5E3AFE03" w14:textId="77777777" w:rsidR="002D2121" w:rsidRPr="00287044" w:rsidRDefault="002D2121" w:rsidP="002D2121">
            <w:pPr>
              <w:pStyle w:val="ListParagraph"/>
              <w:widowControl/>
              <w:numPr>
                <w:ilvl w:val="0"/>
                <w:numId w:val="1"/>
              </w:numPr>
              <w:autoSpaceDE/>
              <w:autoSpaceDN/>
              <w:spacing w:line="276" w:lineRule="auto"/>
              <w:contextualSpacing/>
              <w:jc w:val="both"/>
              <w:rPr>
                <w:ins w:id="352" w:author="Aniesha Sachdeva" w:date="2021-05-07T17:44:00Z"/>
                <w:rFonts w:asciiTheme="minorHAnsi" w:hAnsiTheme="minorHAnsi" w:cstheme="minorHAnsi"/>
                <w:rPrChange w:id="353" w:author="Aniesha Sachdeva" w:date="2021-05-07T17:45:00Z">
                  <w:rPr>
                    <w:ins w:id="354" w:author="Aniesha Sachdeva" w:date="2021-05-07T17:44:00Z"/>
                    <w:rFonts w:asciiTheme="majorHAnsi" w:hAnsiTheme="majorHAnsi" w:cstheme="majorHAnsi"/>
                  </w:rPr>
                </w:rPrChange>
              </w:rPr>
            </w:pPr>
            <w:ins w:id="355" w:author="Aniesha Sachdeva" w:date="2021-05-07T17:44:00Z">
              <w:r w:rsidRPr="00287044">
                <w:rPr>
                  <w:rFonts w:asciiTheme="minorHAnsi" w:hAnsiTheme="minorHAnsi" w:cstheme="minorHAnsi"/>
                  <w:rPrChange w:id="356" w:author="Aniesha Sachdeva" w:date="2021-05-07T17:45:00Z">
                    <w:rPr>
                      <w:rFonts w:asciiTheme="majorHAnsi" w:hAnsiTheme="majorHAnsi" w:cstheme="majorHAnsi"/>
                      <w:b/>
                      <w:bCs/>
                    </w:rPr>
                  </w:rPrChange>
                </w:rPr>
                <w:t>Gauge Chart</w:t>
              </w:r>
            </w:ins>
          </w:p>
        </w:tc>
        <w:tc>
          <w:tcPr>
            <w:tcW w:w="6617" w:type="dxa"/>
          </w:tcPr>
          <w:p w14:paraId="182F9DB9" w14:textId="77777777" w:rsidR="002D2121" w:rsidRPr="00287044" w:rsidRDefault="002D2121" w:rsidP="002D2121">
            <w:pPr>
              <w:spacing w:line="276" w:lineRule="auto"/>
              <w:jc w:val="both"/>
              <w:rPr>
                <w:ins w:id="357" w:author="Aniesha Sachdeva" w:date="2021-05-07T17:44:00Z"/>
                <w:rFonts w:asciiTheme="minorHAnsi" w:hAnsiTheme="minorHAnsi" w:cstheme="minorHAnsi"/>
                <w:rPrChange w:id="358" w:author="Aniesha Sachdeva" w:date="2021-05-07T17:45:00Z">
                  <w:rPr>
                    <w:ins w:id="359" w:author="Aniesha Sachdeva" w:date="2021-05-07T17:44:00Z"/>
                    <w:rFonts w:asciiTheme="majorHAnsi" w:hAnsiTheme="majorHAnsi" w:cstheme="majorHAnsi"/>
                  </w:rPr>
                </w:rPrChange>
              </w:rPr>
            </w:pPr>
          </w:p>
        </w:tc>
      </w:tr>
      <w:tr w:rsidR="002D2121" w:rsidRPr="00287044" w14:paraId="62850A02" w14:textId="77777777" w:rsidTr="002D2121">
        <w:trPr>
          <w:trHeight w:val="2990"/>
          <w:ins w:id="360" w:author="Aniesha Sachdeva" w:date="2021-05-07T17:44:00Z"/>
        </w:trPr>
        <w:tc>
          <w:tcPr>
            <w:tcW w:w="4156" w:type="dxa"/>
          </w:tcPr>
          <w:p w14:paraId="3FD62FFF" w14:textId="77777777" w:rsidR="002D2121" w:rsidRPr="00287044" w:rsidRDefault="002D2121" w:rsidP="002D2121">
            <w:pPr>
              <w:spacing w:line="276" w:lineRule="auto"/>
              <w:jc w:val="both"/>
              <w:rPr>
                <w:ins w:id="361" w:author="Aniesha Sachdeva" w:date="2021-05-07T17:44:00Z"/>
                <w:rFonts w:asciiTheme="minorHAnsi" w:hAnsiTheme="minorHAnsi" w:cstheme="minorHAnsi"/>
                <w:rPrChange w:id="362" w:author="Aniesha Sachdeva" w:date="2021-05-07T17:45:00Z">
                  <w:rPr>
                    <w:ins w:id="363" w:author="Aniesha Sachdeva" w:date="2021-05-07T17:44:00Z"/>
                    <w:rFonts w:asciiTheme="majorHAnsi" w:hAnsiTheme="majorHAnsi" w:cstheme="majorHAnsi"/>
                  </w:rPr>
                </w:rPrChange>
              </w:rPr>
            </w:pPr>
            <w:ins w:id="364" w:author="Aniesha Sachdeva" w:date="2021-05-07T17:44:00Z">
              <w:r w:rsidRPr="00287044">
                <w:rPr>
                  <w:rFonts w:asciiTheme="minorHAnsi" w:hAnsiTheme="minorHAnsi" w:cstheme="minorHAnsi"/>
                  <w:rPrChange w:id="365" w:author="Aniesha Sachdeva" w:date="2021-05-07T17:45:00Z">
                    <w:rPr>
                      <w:rFonts w:asciiTheme="majorHAnsi" w:hAnsiTheme="majorHAnsi" w:cstheme="majorHAnsi"/>
                    </w:rPr>
                  </w:rPrChange>
                </w:rPr>
                <w:t>Gauge charts are used to show the progress towards a goal /Target. Its showing what is the goal and how much achieved.</w:t>
              </w:r>
              <w:r w:rsidRPr="00287044">
                <w:rPr>
                  <w:rFonts w:asciiTheme="minorHAnsi" w:hAnsiTheme="minorHAnsi" w:cstheme="minorHAnsi"/>
                  <w:color w:val="616161"/>
                  <w:shd w:val="clear" w:color="auto" w:fill="FFFFFF"/>
                  <w:rPrChange w:id="366" w:author="Aniesha Sachdeva" w:date="2021-05-07T17:45:00Z">
                    <w:rPr>
                      <w:rFonts w:asciiTheme="majorHAnsi" w:hAnsiTheme="majorHAnsi" w:cstheme="majorHAnsi"/>
                      <w:color w:val="616161"/>
                      <w:shd w:val="clear" w:color="auto" w:fill="FFFFFF"/>
                    </w:rPr>
                  </w:rPrChange>
                </w:rPr>
                <w:t xml:space="preserve">  </w:t>
              </w:r>
              <w:r w:rsidRPr="00287044">
                <w:rPr>
                  <w:rFonts w:asciiTheme="minorHAnsi" w:hAnsiTheme="minorHAnsi" w:cstheme="minorHAnsi"/>
                  <w:rPrChange w:id="367" w:author="Aniesha Sachdeva" w:date="2021-05-07T17:45:00Z">
                    <w:rPr>
                      <w:rFonts w:asciiTheme="majorHAnsi" w:hAnsiTheme="majorHAnsi" w:cstheme="majorHAnsi"/>
                    </w:rPr>
                  </w:rPrChange>
                </w:rPr>
                <w:t>Gauge charts are used to represent KPIs such as yearly sales goal of a company. The minimum and maximum values are predetermined and the line in the middle determines how far progressed towards your goal.</w:t>
              </w:r>
            </w:ins>
          </w:p>
        </w:tc>
        <w:tc>
          <w:tcPr>
            <w:tcW w:w="6617" w:type="dxa"/>
          </w:tcPr>
          <w:p w14:paraId="16FC2786" w14:textId="77777777" w:rsidR="002D2121" w:rsidRPr="00287044" w:rsidRDefault="002D2121" w:rsidP="002D2121">
            <w:pPr>
              <w:spacing w:line="276" w:lineRule="auto"/>
              <w:jc w:val="right"/>
              <w:rPr>
                <w:ins w:id="368" w:author="Aniesha Sachdeva" w:date="2021-05-07T17:44:00Z"/>
                <w:rFonts w:asciiTheme="minorHAnsi" w:hAnsiTheme="minorHAnsi" w:cstheme="minorHAnsi"/>
                <w:rPrChange w:id="369" w:author="Aniesha Sachdeva" w:date="2021-05-07T17:45:00Z">
                  <w:rPr>
                    <w:ins w:id="370" w:author="Aniesha Sachdeva" w:date="2021-05-07T17:44:00Z"/>
                    <w:rFonts w:asciiTheme="majorHAnsi" w:hAnsiTheme="majorHAnsi" w:cstheme="majorHAnsi"/>
                  </w:rPr>
                </w:rPrChange>
              </w:rPr>
            </w:pPr>
            <w:ins w:id="371" w:author="Aniesha Sachdeva" w:date="2021-05-07T17:44:00Z">
              <w:r>
                <w:rPr>
                  <w:noProof/>
                </w:rPr>
                <w:drawing>
                  <wp:inline distT="0" distB="0" distL="0" distR="0" wp14:anchorId="3DF79908" wp14:editId="5EB6AF3B">
                    <wp:extent cx="3519170" cy="1851660"/>
                    <wp:effectExtent l="0" t="0" r="508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3519170" cy="1851660"/>
                            </a:xfrm>
                            <a:prstGeom prst="rect">
                              <a:avLst/>
                            </a:prstGeom>
                          </pic:spPr>
                        </pic:pic>
                      </a:graphicData>
                    </a:graphic>
                  </wp:inline>
                </w:drawing>
              </w:r>
            </w:ins>
          </w:p>
        </w:tc>
      </w:tr>
      <w:tr w:rsidR="002D2121" w:rsidRPr="00287044" w14:paraId="6C7827EE" w14:textId="77777777" w:rsidTr="002D2121">
        <w:trPr>
          <w:ins w:id="372" w:author="Aniesha Sachdeva" w:date="2021-05-07T17:44:00Z"/>
        </w:trPr>
        <w:tc>
          <w:tcPr>
            <w:tcW w:w="10773" w:type="dxa"/>
            <w:gridSpan w:val="2"/>
          </w:tcPr>
          <w:p w14:paraId="24DDCFC3" w14:textId="77777777" w:rsidR="002D2121" w:rsidRPr="00287044" w:rsidRDefault="002D2121" w:rsidP="002D2121">
            <w:pPr>
              <w:pStyle w:val="ListParagraph"/>
              <w:widowControl/>
              <w:numPr>
                <w:ilvl w:val="0"/>
                <w:numId w:val="1"/>
              </w:numPr>
              <w:autoSpaceDE/>
              <w:autoSpaceDN/>
              <w:spacing w:line="276" w:lineRule="auto"/>
              <w:contextualSpacing/>
              <w:jc w:val="both"/>
              <w:rPr>
                <w:ins w:id="373" w:author="Aniesha Sachdeva" w:date="2021-05-07T17:44:00Z"/>
                <w:rFonts w:asciiTheme="minorHAnsi" w:hAnsiTheme="minorHAnsi" w:cstheme="minorHAnsi"/>
                <w:rPrChange w:id="374" w:author="Aniesha Sachdeva" w:date="2021-05-07T17:45:00Z">
                  <w:rPr>
                    <w:ins w:id="375" w:author="Aniesha Sachdeva" w:date="2021-05-07T17:44:00Z"/>
                    <w:rFonts w:asciiTheme="majorHAnsi" w:hAnsiTheme="majorHAnsi" w:cstheme="majorHAnsi"/>
                  </w:rPr>
                </w:rPrChange>
              </w:rPr>
            </w:pPr>
            <w:ins w:id="376" w:author="Aniesha Sachdeva" w:date="2021-05-07T17:44:00Z">
              <w:r w:rsidRPr="00287044">
                <w:rPr>
                  <w:rFonts w:asciiTheme="minorHAnsi" w:hAnsiTheme="minorHAnsi" w:cstheme="minorHAnsi"/>
                  <w:rPrChange w:id="377" w:author="Aniesha Sachdeva" w:date="2021-05-07T17:45:00Z">
                    <w:rPr>
                      <w:rFonts w:asciiTheme="majorHAnsi" w:hAnsiTheme="majorHAnsi" w:cstheme="majorHAnsi"/>
                      <w:b/>
                      <w:bCs/>
                    </w:rPr>
                  </w:rPrChange>
                </w:rPr>
                <w:t>Format Slicer</w:t>
              </w:r>
            </w:ins>
          </w:p>
        </w:tc>
      </w:tr>
      <w:tr w:rsidR="002D2121" w:rsidRPr="00287044" w14:paraId="62DACD6F" w14:textId="77777777" w:rsidTr="002D2121">
        <w:trPr>
          <w:trHeight w:val="4045"/>
          <w:ins w:id="378" w:author="Aniesha Sachdeva" w:date="2021-05-07T17:44:00Z"/>
        </w:trPr>
        <w:tc>
          <w:tcPr>
            <w:tcW w:w="4156" w:type="dxa"/>
          </w:tcPr>
          <w:p w14:paraId="58A0C939" w14:textId="77777777" w:rsidR="002D2121" w:rsidRPr="00287044" w:rsidRDefault="002D2121" w:rsidP="002D2121">
            <w:pPr>
              <w:spacing w:line="276" w:lineRule="auto"/>
              <w:jc w:val="both"/>
              <w:rPr>
                <w:ins w:id="379" w:author="Aniesha Sachdeva" w:date="2021-05-07T17:44:00Z"/>
                <w:rFonts w:asciiTheme="minorHAnsi" w:hAnsiTheme="minorHAnsi" w:cstheme="minorHAnsi"/>
                <w:rPrChange w:id="380" w:author="Aniesha Sachdeva" w:date="2021-05-07T17:45:00Z">
                  <w:rPr>
                    <w:ins w:id="381" w:author="Aniesha Sachdeva" w:date="2021-05-07T17:44:00Z"/>
                    <w:rFonts w:asciiTheme="majorHAnsi" w:hAnsiTheme="majorHAnsi" w:cstheme="majorHAnsi"/>
                  </w:rPr>
                </w:rPrChange>
              </w:rPr>
            </w:pPr>
            <w:ins w:id="382" w:author="Aniesha Sachdeva" w:date="2021-05-07T17:44:00Z">
              <w:r w:rsidRPr="00287044">
                <w:rPr>
                  <w:rFonts w:asciiTheme="minorHAnsi" w:hAnsiTheme="minorHAnsi" w:cstheme="minorHAnsi"/>
                  <w:rPrChange w:id="383" w:author="Aniesha Sachdeva" w:date="2021-05-07T17:45:00Z">
                    <w:rPr>
                      <w:rFonts w:asciiTheme="majorHAnsi" w:hAnsiTheme="majorHAnsi" w:cstheme="majorHAnsi"/>
                    </w:rPr>
                  </w:rPrChange>
                </w:rPr>
                <w:t>A slicer is a visual cue in Microsoft Power BI that viewers can use to interact with a data visualization. Slicer enables people to examine part of a data visualization more deeply through filtering. To keep the focus on the charts themselves, group all slicers together near the edge of the page.</w:t>
              </w:r>
            </w:ins>
          </w:p>
        </w:tc>
        <w:tc>
          <w:tcPr>
            <w:tcW w:w="6617" w:type="dxa"/>
          </w:tcPr>
          <w:p w14:paraId="2B5481F9" w14:textId="77777777" w:rsidR="002D2121" w:rsidRPr="00287044" w:rsidRDefault="002D2121" w:rsidP="002D2121">
            <w:pPr>
              <w:spacing w:line="276" w:lineRule="auto"/>
              <w:jc w:val="center"/>
              <w:rPr>
                <w:ins w:id="384" w:author="Aniesha Sachdeva" w:date="2021-05-07T17:44:00Z"/>
                <w:rFonts w:asciiTheme="minorHAnsi" w:hAnsiTheme="minorHAnsi" w:cstheme="minorHAnsi"/>
                <w:rPrChange w:id="385" w:author="Aniesha Sachdeva" w:date="2021-05-07T17:45:00Z">
                  <w:rPr>
                    <w:ins w:id="386" w:author="Aniesha Sachdeva" w:date="2021-05-07T17:44:00Z"/>
                    <w:rFonts w:asciiTheme="majorHAnsi" w:hAnsiTheme="majorHAnsi" w:cstheme="majorHAnsi"/>
                  </w:rPr>
                </w:rPrChange>
              </w:rPr>
            </w:pPr>
            <w:ins w:id="387" w:author="Aniesha Sachdeva" w:date="2021-05-07T17:44:00Z">
              <w:r>
                <w:rPr>
                  <w:noProof/>
                </w:rPr>
                <w:drawing>
                  <wp:inline distT="0" distB="0" distL="0" distR="0" wp14:anchorId="216D56C8" wp14:editId="7AA70328">
                    <wp:extent cx="3360420" cy="2583180"/>
                    <wp:effectExtent l="0" t="0" r="0" b="7620"/>
                    <wp:docPr id="44" name="Picture 44"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3360420" cy="2583180"/>
                            </a:xfrm>
                            <a:prstGeom prst="rect">
                              <a:avLst/>
                            </a:prstGeom>
                          </pic:spPr>
                        </pic:pic>
                      </a:graphicData>
                    </a:graphic>
                  </wp:inline>
                </w:drawing>
              </w:r>
            </w:ins>
          </w:p>
          <w:p w14:paraId="640B075E" w14:textId="77777777" w:rsidR="002D2121" w:rsidRPr="00287044" w:rsidRDefault="002D2121" w:rsidP="002D2121">
            <w:pPr>
              <w:spacing w:line="276" w:lineRule="auto"/>
              <w:rPr>
                <w:ins w:id="388" w:author="Aniesha Sachdeva" w:date="2021-05-07T17:44:00Z"/>
                <w:rFonts w:asciiTheme="minorHAnsi" w:hAnsiTheme="minorHAnsi" w:cstheme="minorHAnsi"/>
                <w:rPrChange w:id="389" w:author="Aniesha Sachdeva" w:date="2021-05-07T17:45:00Z">
                  <w:rPr>
                    <w:ins w:id="390" w:author="Aniesha Sachdeva" w:date="2021-05-07T17:44:00Z"/>
                    <w:rFonts w:asciiTheme="majorHAnsi" w:hAnsiTheme="majorHAnsi" w:cstheme="majorHAnsi"/>
                  </w:rPr>
                </w:rPrChange>
              </w:rPr>
            </w:pPr>
          </w:p>
          <w:p w14:paraId="1626A028" w14:textId="77777777" w:rsidR="002D2121" w:rsidRPr="00287044" w:rsidRDefault="002D2121" w:rsidP="002D2121">
            <w:pPr>
              <w:spacing w:line="276" w:lineRule="auto"/>
              <w:rPr>
                <w:ins w:id="391" w:author="Aniesha Sachdeva" w:date="2021-05-07T17:44:00Z"/>
                <w:rFonts w:asciiTheme="minorHAnsi" w:hAnsiTheme="minorHAnsi" w:cstheme="minorHAnsi"/>
                <w:rPrChange w:id="392" w:author="Aniesha Sachdeva" w:date="2021-05-07T17:45:00Z">
                  <w:rPr>
                    <w:ins w:id="393" w:author="Aniesha Sachdeva" w:date="2021-05-07T17:44:00Z"/>
                    <w:rFonts w:asciiTheme="majorHAnsi" w:hAnsiTheme="majorHAnsi" w:cstheme="majorHAnsi"/>
                  </w:rPr>
                </w:rPrChange>
              </w:rPr>
            </w:pPr>
          </w:p>
        </w:tc>
      </w:tr>
      <w:tr w:rsidR="002D2121" w:rsidRPr="00287044" w14:paraId="7365AF1C" w14:textId="77777777" w:rsidTr="002D2121">
        <w:trPr>
          <w:ins w:id="394" w:author="Aniesha Sachdeva" w:date="2021-05-07T17:44:00Z"/>
        </w:trPr>
        <w:tc>
          <w:tcPr>
            <w:tcW w:w="10773" w:type="dxa"/>
            <w:gridSpan w:val="2"/>
          </w:tcPr>
          <w:p w14:paraId="7F081049" w14:textId="77777777" w:rsidR="002D2121" w:rsidRPr="00287044" w:rsidRDefault="002D2121" w:rsidP="002D2121">
            <w:pPr>
              <w:pStyle w:val="ListParagraph"/>
              <w:widowControl/>
              <w:numPr>
                <w:ilvl w:val="0"/>
                <w:numId w:val="1"/>
              </w:numPr>
              <w:autoSpaceDE/>
              <w:autoSpaceDN/>
              <w:spacing w:line="276" w:lineRule="auto"/>
              <w:contextualSpacing/>
              <w:jc w:val="both"/>
              <w:rPr>
                <w:ins w:id="395" w:author="Aniesha Sachdeva" w:date="2021-05-07T17:44:00Z"/>
                <w:rFonts w:asciiTheme="minorHAnsi" w:hAnsiTheme="minorHAnsi" w:cstheme="minorHAnsi"/>
                <w:rPrChange w:id="396" w:author="Aniesha Sachdeva" w:date="2021-05-07T17:45:00Z">
                  <w:rPr>
                    <w:ins w:id="397" w:author="Aniesha Sachdeva" w:date="2021-05-07T17:44:00Z"/>
                    <w:rFonts w:asciiTheme="majorHAnsi" w:hAnsiTheme="majorHAnsi" w:cstheme="majorHAnsi"/>
                  </w:rPr>
                </w:rPrChange>
              </w:rPr>
            </w:pPr>
            <w:ins w:id="398" w:author="Aniesha Sachdeva" w:date="2021-05-07T17:44:00Z">
              <w:r w:rsidRPr="00287044">
                <w:rPr>
                  <w:rFonts w:asciiTheme="minorHAnsi" w:hAnsiTheme="minorHAnsi" w:cstheme="minorHAnsi"/>
                  <w:rPrChange w:id="399" w:author="Aniesha Sachdeva" w:date="2021-05-07T17:45:00Z">
                    <w:rPr>
                      <w:rFonts w:asciiTheme="majorHAnsi" w:hAnsiTheme="majorHAnsi" w:cstheme="majorHAnsi"/>
                      <w:b/>
                      <w:bCs/>
                    </w:rPr>
                  </w:rPrChange>
                </w:rPr>
                <w:t>KPIs -Key Performance Indicator</w:t>
              </w:r>
            </w:ins>
          </w:p>
        </w:tc>
      </w:tr>
      <w:tr w:rsidR="002D2121" w:rsidRPr="00287044" w14:paraId="132AC770" w14:textId="77777777" w:rsidTr="002D2121">
        <w:trPr>
          <w:trHeight w:val="5452"/>
          <w:ins w:id="400" w:author="Aniesha Sachdeva" w:date="2021-05-07T17:44:00Z"/>
        </w:trPr>
        <w:tc>
          <w:tcPr>
            <w:tcW w:w="4156" w:type="dxa"/>
          </w:tcPr>
          <w:p w14:paraId="1EFBC946" w14:textId="77777777" w:rsidR="002D2121" w:rsidRPr="00287044" w:rsidRDefault="002D2121" w:rsidP="002D2121">
            <w:pPr>
              <w:spacing w:line="276" w:lineRule="auto"/>
              <w:jc w:val="both"/>
              <w:rPr>
                <w:ins w:id="401" w:author="Aniesha Sachdeva" w:date="2021-05-07T17:44:00Z"/>
                <w:rFonts w:asciiTheme="minorHAnsi" w:hAnsiTheme="minorHAnsi" w:cstheme="minorHAnsi"/>
                <w:rPrChange w:id="402" w:author="Aniesha Sachdeva" w:date="2021-05-07T17:45:00Z">
                  <w:rPr>
                    <w:ins w:id="403" w:author="Aniesha Sachdeva" w:date="2021-05-07T17:44:00Z"/>
                    <w:rFonts w:asciiTheme="majorHAnsi" w:hAnsiTheme="majorHAnsi" w:cstheme="majorHAnsi"/>
                  </w:rPr>
                </w:rPrChange>
              </w:rPr>
            </w:pPr>
            <w:ins w:id="404" w:author="Aniesha Sachdeva" w:date="2021-05-07T17:44:00Z">
              <w:r w:rsidRPr="00287044">
                <w:rPr>
                  <w:rFonts w:asciiTheme="minorHAnsi" w:hAnsiTheme="minorHAnsi" w:cstheme="minorHAnsi"/>
                  <w:rPrChange w:id="405" w:author="Aniesha Sachdeva" w:date="2021-05-07T17:45:00Z">
                    <w:rPr>
                      <w:rFonts w:asciiTheme="majorHAnsi" w:hAnsiTheme="majorHAnsi" w:cstheme="majorHAnsi"/>
                    </w:rPr>
                  </w:rPrChange>
                </w:rPr>
                <w:t>KPI use to showing, how effectively a company is achieving its key business objectives. Organizations use KPIs at multiple levels to evaluate their success at reaching targets.  In other word - KPI is based on a specific measure and is designed to evaluate the current value and status of a metric against a defined target.</w:t>
              </w:r>
            </w:ins>
          </w:p>
        </w:tc>
        <w:tc>
          <w:tcPr>
            <w:tcW w:w="6617" w:type="dxa"/>
          </w:tcPr>
          <w:p w14:paraId="3C653EE6" w14:textId="77777777" w:rsidR="002D2121" w:rsidRPr="00287044" w:rsidRDefault="002D2121" w:rsidP="002D2121">
            <w:pPr>
              <w:spacing w:line="276" w:lineRule="auto"/>
              <w:jc w:val="center"/>
              <w:rPr>
                <w:ins w:id="406" w:author="Aniesha Sachdeva" w:date="2021-05-07T17:44:00Z"/>
                <w:rFonts w:asciiTheme="minorHAnsi" w:hAnsiTheme="minorHAnsi" w:cstheme="minorHAnsi"/>
                <w:rPrChange w:id="407" w:author="Aniesha Sachdeva" w:date="2021-05-07T17:45:00Z">
                  <w:rPr>
                    <w:ins w:id="408" w:author="Aniesha Sachdeva" w:date="2021-05-07T17:44:00Z"/>
                    <w:rFonts w:asciiTheme="majorHAnsi" w:hAnsiTheme="majorHAnsi" w:cstheme="majorHAnsi"/>
                  </w:rPr>
                </w:rPrChange>
              </w:rPr>
            </w:pPr>
            <w:ins w:id="409" w:author="Aniesha Sachdeva" w:date="2021-05-07T17:44:00Z">
              <w:r>
                <w:rPr>
                  <w:noProof/>
                </w:rPr>
                <w:drawing>
                  <wp:inline distT="0" distB="0" distL="0" distR="0" wp14:anchorId="743100D3" wp14:editId="16F9A30E">
                    <wp:extent cx="3421380" cy="1604645"/>
                    <wp:effectExtent l="0" t="0" r="762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3421380" cy="1604645"/>
                            </a:xfrm>
                            <a:prstGeom prst="rect">
                              <a:avLst/>
                            </a:prstGeom>
                          </pic:spPr>
                        </pic:pic>
                      </a:graphicData>
                    </a:graphic>
                  </wp:inline>
                </w:drawing>
              </w:r>
            </w:ins>
          </w:p>
        </w:tc>
      </w:tr>
      <w:tr w:rsidR="002D2121" w:rsidRPr="00287044" w14:paraId="70422176" w14:textId="77777777" w:rsidTr="002D2121">
        <w:trPr>
          <w:ins w:id="410" w:author="Aniesha Sachdeva" w:date="2021-05-07T17:44:00Z"/>
        </w:trPr>
        <w:tc>
          <w:tcPr>
            <w:tcW w:w="10773" w:type="dxa"/>
            <w:gridSpan w:val="2"/>
          </w:tcPr>
          <w:p w14:paraId="6B31CAE8" w14:textId="77777777" w:rsidR="002D2121" w:rsidRPr="00287044" w:rsidRDefault="002D2121" w:rsidP="002D2121">
            <w:pPr>
              <w:pStyle w:val="ListParagraph"/>
              <w:widowControl/>
              <w:numPr>
                <w:ilvl w:val="0"/>
                <w:numId w:val="1"/>
              </w:numPr>
              <w:autoSpaceDE/>
              <w:autoSpaceDN/>
              <w:spacing w:line="276" w:lineRule="auto"/>
              <w:contextualSpacing/>
              <w:jc w:val="both"/>
              <w:rPr>
                <w:ins w:id="411" w:author="Aniesha Sachdeva" w:date="2021-05-07T17:44:00Z"/>
                <w:rFonts w:asciiTheme="minorHAnsi" w:hAnsiTheme="minorHAnsi" w:cstheme="minorHAnsi"/>
                <w:rPrChange w:id="412" w:author="Aniesha Sachdeva" w:date="2021-05-07T17:45:00Z">
                  <w:rPr>
                    <w:ins w:id="413" w:author="Aniesha Sachdeva" w:date="2021-05-07T17:44:00Z"/>
                    <w:rFonts w:asciiTheme="majorHAnsi" w:hAnsiTheme="majorHAnsi" w:cstheme="majorHAnsi"/>
                  </w:rPr>
                </w:rPrChange>
              </w:rPr>
            </w:pPr>
            <w:ins w:id="414" w:author="Aniesha Sachdeva" w:date="2021-05-07T17:44:00Z">
              <w:r w:rsidRPr="00287044">
                <w:rPr>
                  <w:rFonts w:asciiTheme="minorHAnsi" w:hAnsiTheme="minorHAnsi" w:cstheme="minorHAnsi"/>
                  <w:rPrChange w:id="415" w:author="Aniesha Sachdeva" w:date="2021-05-07T17:45:00Z">
                    <w:rPr>
                      <w:rFonts w:asciiTheme="majorHAnsi" w:hAnsiTheme="majorHAnsi" w:cstheme="majorHAnsi"/>
                      <w:b/>
                      <w:bCs/>
                    </w:rPr>
                  </w:rPrChange>
                </w:rPr>
                <w:t xml:space="preserve">Matrix </w:t>
              </w:r>
            </w:ins>
          </w:p>
        </w:tc>
      </w:tr>
      <w:tr w:rsidR="002D2121" w:rsidRPr="00287044" w14:paraId="60C6BE4E" w14:textId="77777777" w:rsidTr="002D2121">
        <w:trPr>
          <w:ins w:id="416" w:author="Aniesha Sachdeva" w:date="2021-05-07T17:44:00Z"/>
        </w:trPr>
        <w:tc>
          <w:tcPr>
            <w:tcW w:w="4156" w:type="dxa"/>
          </w:tcPr>
          <w:p w14:paraId="340A9D62" w14:textId="77777777" w:rsidR="002D2121" w:rsidRPr="00287044" w:rsidRDefault="002D2121" w:rsidP="002D2121">
            <w:pPr>
              <w:spacing w:line="276" w:lineRule="auto"/>
              <w:jc w:val="both"/>
              <w:rPr>
                <w:ins w:id="417" w:author="Aniesha Sachdeva" w:date="2021-05-07T17:44:00Z"/>
                <w:rFonts w:asciiTheme="minorHAnsi" w:hAnsiTheme="minorHAnsi" w:cstheme="minorHAnsi"/>
                <w:rPrChange w:id="418" w:author="Aniesha Sachdeva" w:date="2021-05-07T17:45:00Z">
                  <w:rPr>
                    <w:ins w:id="419" w:author="Aniesha Sachdeva" w:date="2021-05-07T17:44:00Z"/>
                    <w:rFonts w:asciiTheme="majorHAnsi" w:hAnsiTheme="majorHAnsi" w:cstheme="majorHAnsi"/>
                  </w:rPr>
                </w:rPrChange>
              </w:rPr>
            </w:pPr>
            <w:ins w:id="420" w:author="Aniesha Sachdeva" w:date="2021-05-07T17:44:00Z">
              <w:r w:rsidRPr="00287044">
                <w:rPr>
                  <w:rFonts w:asciiTheme="minorHAnsi" w:hAnsiTheme="minorHAnsi" w:cstheme="minorHAnsi"/>
                  <w:rPrChange w:id="421" w:author="Aniesha Sachdeva" w:date="2021-05-07T17:45:00Z">
                    <w:rPr>
                      <w:rFonts w:asciiTheme="majorHAnsi" w:hAnsiTheme="majorHAnsi" w:cstheme="majorHAnsi"/>
                    </w:rPr>
                  </w:rPrChange>
                </w:rPr>
                <w:t xml:space="preserve">The matrix visual is like a table. Table supports two </w:t>
              </w:r>
              <w:proofErr w:type="gramStart"/>
              <w:r w:rsidRPr="00287044">
                <w:rPr>
                  <w:rFonts w:asciiTheme="minorHAnsi" w:hAnsiTheme="minorHAnsi" w:cstheme="minorHAnsi"/>
                  <w:rPrChange w:id="422" w:author="Aniesha Sachdeva" w:date="2021-05-07T17:45:00Z">
                    <w:rPr>
                      <w:rFonts w:asciiTheme="majorHAnsi" w:hAnsiTheme="majorHAnsi" w:cstheme="majorHAnsi"/>
                    </w:rPr>
                  </w:rPrChange>
                </w:rPr>
                <w:t>dimensions</w:t>
              </w:r>
              <w:proofErr w:type="gramEnd"/>
              <w:r w:rsidRPr="00287044">
                <w:rPr>
                  <w:rFonts w:asciiTheme="minorHAnsi" w:hAnsiTheme="minorHAnsi" w:cstheme="minorHAnsi"/>
                  <w:rPrChange w:id="423" w:author="Aniesha Sachdeva" w:date="2021-05-07T17:45:00Z">
                    <w:rPr>
                      <w:rFonts w:asciiTheme="majorHAnsi" w:hAnsiTheme="majorHAnsi" w:cstheme="majorHAnsi"/>
                    </w:rPr>
                  </w:rPrChange>
                </w:rPr>
                <w:t xml:space="preserve"> and the data is flat, meaning duplicate values are displayed and not aggregated. A matrix makes it easier to display data meaningfully across multiple dimensions -- </w:t>
              </w:r>
              <w:r w:rsidRPr="00287044">
                <w:rPr>
                  <w:rFonts w:asciiTheme="minorHAnsi" w:hAnsiTheme="minorHAnsi" w:cstheme="minorHAnsi"/>
                  <w:u w:val="single"/>
                  <w:rPrChange w:id="424" w:author="Aniesha Sachdeva" w:date="2021-05-07T17:45:00Z">
                    <w:rPr>
                      <w:rFonts w:asciiTheme="majorHAnsi" w:hAnsiTheme="majorHAnsi" w:cstheme="majorHAnsi"/>
                      <w:u w:val="single"/>
                    </w:rPr>
                  </w:rPrChange>
                </w:rPr>
                <w:t>it supports a stepped layout.</w:t>
              </w:r>
              <w:r w:rsidRPr="00287044">
                <w:rPr>
                  <w:rFonts w:asciiTheme="minorHAnsi" w:hAnsiTheme="minorHAnsi" w:cstheme="minorHAnsi"/>
                  <w:rPrChange w:id="425" w:author="Aniesha Sachdeva" w:date="2021-05-07T17:45:00Z">
                    <w:rPr>
                      <w:rFonts w:asciiTheme="majorHAnsi" w:hAnsiTheme="majorHAnsi" w:cstheme="majorHAnsi"/>
                    </w:rPr>
                  </w:rPrChange>
                </w:rPr>
                <w:t xml:space="preserve"> The matrix automatically aggregates the data and enables drill down. We can view the sub total and total on each group.</w:t>
              </w:r>
            </w:ins>
          </w:p>
        </w:tc>
        <w:tc>
          <w:tcPr>
            <w:tcW w:w="6617" w:type="dxa"/>
          </w:tcPr>
          <w:p w14:paraId="164499A3" w14:textId="77777777" w:rsidR="002D2121" w:rsidRPr="00287044" w:rsidRDefault="002D2121" w:rsidP="002D2121">
            <w:pPr>
              <w:spacing w:line="276" w:lineRule="auto"/>
              <w:jc w:val="both"/>
              <w:rPr>
                <w:ins w:id="426" w:author="Aniesha Sachdeva" w:date="2021-05-07T17:44:00Z"/>
                <w:rFonts w:asciiTheme="minorHAnsi" w:hAnsiTheme="minorHAnsi" w:cstheme="minorHAnsi"/>
                <w:rPrChange w:id="427" w:author="Aniesha Sachdeva" w:date="2021-05-07T17:45:00Z">
                  <w:rPr>
                    <w:ins w:id="428" w:author="Aniesha Sachdeva" w:date="2021-05-07T17:44:00Z"/>
                    <w:rFonts w:asciiTheme="majorHAnsi" w:hAnsiTheme="majorHAnsi" w:cstheme="majorHAnsi"/>
                  </w:rPr>
                </w:rPrChange>
              </w:rPr>
            </w:pPr>
            <w:ins w:id="429" w:author="Aniesha Sachdeva" w:date="2021-05-07T17:44:00Z">
              <w:r>
                <w:rPr>
                  <w:noProof/>
                </w:rPr>
                <w:drawing>
                  <wp:inline distT="0" distB="0" distL="0" distR="0" wp14:anchorId="01F10211" wp14:editId="15E8FF93">
                    <wp:extent cx="3528060" cy="18288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3528060" cy="1828800"/>
                            </a:xfrm>
                            <a:prstGeom prst="rect">
                              <a:avLst/>
                            </a:prstGeom>
                          </pic:spPr>
                        </pic:pic>
                      </a:graphicData>
                    </a:graphic>
                  </wp:inline>
                </w:drawing>
              </w:r>
            </w:ins>
          </w:p>
        </w:tc>
      </w:tr>
      <w:tr w:rsidR="002D2121" w:rsidRPr="00287044" w14:paraId="13AD7347" w14:textId="77777777" w:rsidTr="002D2121">
        <w:trPr>
          <w:ins w:id="430" w:author="Aniesha Sachdeva" w:date="2021-05-07T17:44:00Z"/>
        </w:trPr>
        <w:tc>
          <w:tcPr>
            <w:tcW w:w="10773" w:type="dxa"/>
            <w:gridSpan w:val="2"/>
          </w:tcPr>
          <w:p w14:paraId="437FAA1A" w14:textId="77777777" w:rsidR="002D2121" w:rsidRPr="00287044" w:rsidRDefault="002D2121" w:rsidP="002D2121">
            <w:pPr>
              <w:pStyle w:val="ListParagraph"/>
              <w:widowControl/>
              <w:numPr>
                <w:ilvl w:val="0"/>
                <w:numId w:val="1"/>
              </w:numPr>
              <w:autoSpaceDE/>
              <w:autoSpaceDN/>
              <w:spacing w:line="276" w:lineRule="auto"/>
              <w:contextualSpacing/>
              <w:jc w:val="both"/>
              <w:rPr>
                <w:ins w:id="431" w:author="Aniesha Sachdeva" w:date="2021-05-07T17:44:00Z"/>
                <w:rFonts w:asciiTheme="minorHAnsi" w:hAnsiTheme="minorHAnsi" w:cstheme="minorHAnsi"/>
                <w:rPrChange w:id="432" w:author="Aniesha Sachdeva" w:date="2021-05-07T17:45:00Z">
                  <w:rPr>
                    <w:ins w:id="433" w:author="Aniesha Sachdeva" w:date="2021-05-07T17:44:00Z"/>
                    <w:rFonts w:asciiTheme="majorHAnsi" w:hAnsiTheme="majorHAnsi" w:cstheme="majorHAnsi"/>
                  </w:rPr>
                </w:rPrChange>
              </w:rPr>
            </w:pPr>
            <w:ins w:id="434" w:author="Aniesha Sachdeva" w:date="2021-05-07T17:44:00Z">
              <w:r w:rsidRPr="00287044">
                <w:rPr>
                  <w:rFonts w:asciiTheme="minorHAnsi" w:hAnsiTheme="minorHAnsi" w:cstheme="minorHAnsi"/>
                  <w:rPrChange w:id="435" w:author="Aniesha Sachdeva" w:date="2021-05-07T17:45:00Z">
                    <w:rPr>
                      <w:rFonts w:asciiTheme="majorHAnsi" w:hAnsiTheme="majorHAnsi" w:cstheme="majorHAnsi"/>
                      <w:b/>
                      <w:bCs/>
                    </w:rPr>
                  </w:rPrChange>
                </w:rPr>
                <w:t>100% Stack Bar &amp; Column Chart</w:t>
              </w:r>
            </w:ins>
          </w:p>
        </w:tc>
      </w:tr>
      <w:tr w:rsidR="002D2121" w:rsidRPr="00287044" w14:paraId="57FE341C" w14:textId="77777777" w:rsidTr="002D2121">
        <w:trPr>
          <w:ins w:id="436" w:author="Aniesha Sachdeva" w:date="2021-05-07T17:44:00Z"/>
        </w:trPr>
        <w:tc>
          <w:tcPr>
            <w:tcW w:w="4156" w:type="dxa"/>
          </w:tcPr>
          <w:p w14:paraId="002C1761" w14:textId="77777777" w:rsidR="002D2121" w:rsidRPr="00287044" w:rsidRDefault="002D2121" w:rsidP="002D2121">
            <w:pPr>
              <w:spacing w:line="276" w:lineRule="auto"/>
              <w:jc w:val="both"/>
              <w:rPr>
                <w:ins w:id="437" w:author="Aniesha Sachdeva" w:date="2021-05-07T17:44:00Z"/>
                <w:rFonts w:asciiTheme="minorHAnsi" w:hAnsiTheme="minorHAnsi" w:cstheme="minorHAnsi"/>
                <w:rPrChange w:id="438" w:author="Aniesha Sachdeva" w:date="2021-05-07T17:45:00Z">
                  <w:rPr>
                    <w:ins w:id="439" w:author="Aniesha Sachdeva" w:date="2021-05-07T17:44:00Z"/>
                    <w:rFonts w:asciiTheme="majorHAnsi" w:hAnsiTheme="majorHAnsi" w:cstheme="majorHAnsi"/>
                  </w:rPr>
                </w:rPrChange>
              </w:rPr>
            </w:pPr>
            <w:ins w:id="440" w:author="Aniesha Sachdeva" w:date="2021-05-07T17:44:00Z">
              <w:r w:rsidRPr="00287044">
                <w:rPr>
                  <w:rFonts w:asciiTheme="minorHAnsi" w:hAnsiTheme="minorHAnsi" w:cstheme="minorHAnsi"/>
                  <w:rPrChange w:id="441" w:author="Aniesha Sachdeva" w:date="2021-05-07T17:45:00Z">
                    <w:rPr>
                      <w:rFonts w:asciiTheme="majorHAnsi" w:hAnsiTheme="majorHAnsi" w:cstheme="majorHAnsi"/>
                    </w:rPr>
                  </w:rPrChange>
                </w:rPr>
                <w:t xml:space="preserve">100% Stacked Chart displays the metric information in percentages. </w:t>
              </w:r>
            </w:ins>
          </w:p>
        </w:tc>
        <w:tc>
          <w:tcPr>
            <w:tcW w:w="6617" w:type="dxa"/>
          </w:tcPr>
          <w:p w14:paraId="36899AA3" w14:textId="77777777" w:rsidR="002D2121" w:rsidRPr="00287044" w:rsidRDefault="002D2121" w:rsidP="002D2121">
            <w:pPr>
              <w:spacing w:line="276" w:lineRule="auto"/>
              <w:jc w:val="center"/>
              <w:rPr>
                <w:ins w:id="442" w:author="Aniesha Sachdeva" w:date="2021-05-07T17:44:00Z"/>
                <w:rFonts w:asciiTheme="minorHAnsi" w:hAnsiTheme="minorHAnsi" w:cstheme="minorHAnsi"/>
                <w:rPrChange w:id="443" w:author="Aniesha Sachdeva" w:date="2021-05-07T17:45:00Z">
                  <w:rPr>
                    <w:ins w:id="444" w:author="Aniesha Sachdeva" w:date="2021-05-07T17:44:00Z"/>
                    <w:rFonts w:asciiTheme="majorHAnsi" w:hAnsiTheme="majorHAnsi" w:cstheme="majorHAnsi"/>
                  </w:rPr>
                </w:rPrChange>
              </w:rPr>
            </w:pPr>
            <w:ins w:id="445" w:author="Aniesha Sachdeva" w:date="2021-05-07T17:44:00Z">
              <w:r>
                <w:rPr>
                  <w:noProof/>
                </w:rPr>
                <w:drawing>
                  <wp:inline distT="0" distB="0" distL="0" distR="0" wp14:anchorId="26A16321" wp14:editId="1864A05D">
                    <wp:extent cx="2583180" cy="1819813"/>
                    <wp:effectExtent l="0" t="0" r="7620" b="9525"/>
                    <wp:docPr id="47" name="Picture 47"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7">
                              <a:extLst>
                                <a:ext uri="{28A0092B-C50C-407E-A947-70E740481C1C}">
                                  <a14:useLocalDpi xmlns:a14="http://schemas.microsoft.com/office/drawing/2010/main" val="0"/>
                                </a:ext>
                              </a:extLst>
                            </a:blip>
                            <a:stretch>
                              <a:fillRect/>
                            </a:stretch>
                          </pic:blipFill>
                          <pic:spPr>
                            <a:xfrm>
                              <a:off x="0" y="0"/>
                              <a:ext cx="2583180" cy="1819813"/>
                            </a:xfrm>
                            <a:prstGeom prst="rect">
                              <a:avLst/>
                            </a:prstGeom>
                          </pic:spPr>
                        </pic:pic>
                      </a:graphicData>
                    </a:graphic>
                  </wp:inline>
                </w:drawing>
              </w:r>
            </w:ins>
          </w:p>
        </w:tc>
      </w:tr>
      <w:tr w:rsidR="002D2121" w:rsidRPr="00287044" w14:paraId="08014941" w14:textId="77777777" w:rsidTr="002D2121">
        <w:trPr>
          <w:ins w:id="446" w:author="Aniesha Sachdeva" w:date="2021-05-07T17:44:00Z"/>
        </w:trPr>
        <w:tc>
          <w:tcPr>
            <w:tcW w:w="10773" w:type="dxa"/>
            <w:gridSpan w:val="2"/>
          </w:tcPr>
          <w:p w14:paraId="4E21F6AE" w14:textId="77777777" w:rsidR="002D2121" w:rsidRPr="00287044" w:rsidRDefault="002D2121" w:rsidP="002D2121">
            <w:pPr>
              <w:pStyle w:val="ListParagraph"/>
              <w:widowControl/>
              <w:numPr>
                <w:ilvl w:val="0"/>
                <w:numId w:val="1"/>
              </w:numPr>
              <w:autoSpaceDE/>
              <w:autoSpaceDN/>
              <w:spacing w:line="276" w:lineRule="auto"/>
              <w:contextualSpacing/>
              <w:jc w:val="both"/>
              <w:rPr>
                <w:ins w:id="447" w:author="Aniesha Sachdeva" w:date="2021-05-07T17:44:00Z"/>
                <w:rFonts w:asciiTheme="minorHAnsi" w:hAnsiTheme="minorHAnsi" w:cstheme="minorHAnsi"/>
                <w:rPrChange w:id="448" w:author="Aniesha Sachdeva" w:date="2021-05-07T17:45:00Z">
                  <w:rPr>
                    <w:ins w:id="449" w:author="Aniesha Sachdeva" w:date="2021-05-07T17:44:00Z"/>
                    <w:rFonts w:asciiTheme="majorHAnsi" w:hAnsiTheme="majorHAnsi" w:cstheme="majorHAnsi"/>
                    <w:b/>
                    <w:bCs/>
                  </w:rPr>
                </w:rPrChange>
              </w:rPr>
            </w:pPr>
            <w:ins w:id="450" w:author="Aniesha Sachdeva" w:date="2021-05-07T17:44:00Z">
              <w:r w:rsidRPr="00287044">
                <w:rPr>
                  <w:rFonts w:asciiTheme="minorHAnsi" w:hAnsiTheme="minorHAnsi" w:cstheme="minorHAnsi"/>
                  <w:rPrChange w:id="451" w:author="Aniesha Sachdeva" w:date="2021-05-07T17:45:00Z">
                    <w:rPr>
                      <w:rFonts w:asciiTheme="majorHAnsi" w:hAnsiTheme="majorHAnsi" w:cstheme="majorHAnsi"/>
                      <w:b/>
                      <w:bCs/>
                    </w:rPr>
                  </w:rPrChange>
                </w:rPr>
                <w:t>Scatter &amp; Bubble charts</w:t>
              </w:r>
            </w:ins>
          </w:p>
        </w:tc>
      </w:tr>
      <w:tr w:rsidR="002D2121" w:rsidRPr="00287044" w14:paraId="6FFD6473" w14:textId="77777777" w:rsidTr="002D2121">
        <w:trPr>
          <w:ins w:id="452" w:author="Aniesha Sachdeva" w:date="2021-05-07T17:44:00Z"/>
        </w:trPr>
        <w:tc>
          <w:tcPr>
            <w:tcW w:w="4156" w:type="dxa"/>
          </w:tcPr>
          <w:p w14:paraId="34640680" w14:textId="77777777" w:rsidR="002D2121" w:rsidRPr="00287044" w:rsidRDefault="002D2121" w:rsidP="002D2121">
            <w:pPr>
              <w:spacing w:line="276" w:lineRule="auto"/>
              <w:jc w:val="both"/>
              <w:rPr>
                <w:ins w:id="453" w:author="Aniesha Sachdeva" w:date="2021-05-07T17:44:00Z"/>
                <w:rFonts w:asciiTheme="minorHAnsi" w:hAnsiTheme="minorHAnsi" w:cstheme="minorHAnsi"/>
                <w:color w:val="171717"/>
                <w:shd w:val="clear" w:color="auto" w:fill="FFFFFF"/>
                <w:rPrChange w:id="454" w:author="Aniesha Sachdeva" w:date="2021-05-07T17:45:00Z">
                  <w:rPr>
                    <w:ins w:id="455" w:author="Aniesha Sachdeva" w:date="2021-05-07T17:44:00Z"/>
                    <w:rFonts w:asciiTheme="majorHAnsi" w:hAnsiTheme="majorHAnsi" w:cstheme="majorHAnsi"/>
                    <w:color w:val="171717"/>
                    <w:shd w:val="clear" w:color="auto" w:fill="FFFFFF"/>
                  </w:rPr>
                </w:rPrChange>
              </w:rPr>
            </w:pPr>
            <w:ins w:id="456" w:author="Aniesha Sachdeva" w:date="2021-05-07T17:44:00Z">
              <w:r w:rsidRPr="00287044">
                <w:rPr>
                  <w:rFonts w:asciiTheme="minorHAnsi" w:hAnsiTheme="minorHAnsi" w:cstheme="minorHAnsi"/>
                  <w:color w:val="171717"/>
                  <w:shd w:val="clear" w:color="auto" w:fill="FFFFFF"/>
                  <w:rPrChange w:id="457" w:author="Aniesha Sachdeva" w:date="2021-05-07T17:45:00Z">
                    <w:rPr>
                      <w:rFonts w:asciiTheme="majorHAnsi" w:hAnsiTheme="majorHAnsi" w:cstheme="majorHAnsi"/>
                      <w:color w:val="171717"/>
                      <w:shd w:val="clear" w:color="auto" w:fill="FFFFFF"/>
                    </w:rPr>
                  </w:rPrChange>
                </w:rPr>
                <w:t>A scatter chart shows the relationship between two numerical values. A bubble chart replaces data points with bubbles, with the bubble </w:t>
              </w:r>
              <w:r w:rsidRPr="00287044">
                <w:rPr>
                  <w:rStyle w:val="Emphasis"/>
                  <w:rFonts w:asciiTheme="minorHAnsi" w:hAnsiTheme="minorHAnsi" w:cstheme="minorHAnsi"/>
                  <w:color w:val="171717"/>
                  <w:shd w:val="clear" w:color="auto" w:fill="FFFFFF"/>
                  <w:rPrChange w:id="458" w:author="Aniesha Sachdeva" w:date="2021-05-07T17:45:00Z">
                    <w:rPr>
                      <w:rStyle w:val="Emphasis"/>
                      <w:rFonts w:asciiTheme="majorHAnsi" w:hAnsiTheme="majorHAnsi" w:cstheme="majorHAnsi"/>
                      <w:color w:val="171717"/>
                      <w:shd w:val="clear" w:color="auto" w:fill="FFFFFF"/>
                    </w:rPr>
                  </w:rPrChange>
                </w:rPr>
                <w:t>size.</w:t>
              </w:r>
            </w:ins>
          </w:p>
          <w:p w14:paraId="7C5A25B4" w14:textId="77777777" w:rsidR="002D2121" w:rsidRPr="00287044" w:rsidRDefault="002D2121" w:rsidP="002D2121">
            <w:pPr>
              <w:spacing w:line="276" w:lineRule="auto"/>
              <w:jc w:val="both"/>
              <w:rPr>
                <w:ins w:id="459" w:author="Aniesha Sachdeva" w:date="2021-05-07T17:44:00Z"/>
                <w:rFonts w:asciiTheme="minorHAnsi" w:hAnsiTheme="minorHAnsi" w:cstheme="minorHAnsi"/>
                <w:color w:val="171717"/>
                <w:shd w:val="clear" w:color="auto" w:fill="FFFFFF"/>
                <w:rPrChange w:id="460" w:author="Aniesha Sachdeva" w:date="2021-05-07T17:45:00Z">
                  <w:rPr>
                    <w:ins w:id="461" w:author="Aniesha Sachdeva" w:date="2021-05-07T17:44:00Z"/>
                    <w:rFonts w:asciiTheme="majorHAnsi" w:hAnsiTheme="majorHAnsi" w:cstheme="majorHAnsi"/>
                    <w:color w:val="171717"/>
                    <w:shd w:val="clear" w:color="auto" w:fill="FFFFFF"/>
                  </w:rPr>
                </w:rPrChange>
              </w:rPr>
            </w:pPr>
            <w:ins w:id="462" w:author="Aniesha Sachdeva" w:date="2021-05-07T17:44:00Z">
              <w:r w:rsidRPr="00287044">
                <w:rPr>
                  <w:rFonts w:asciiTheme="minorHAnsi" w:hAnsiTheme="minorHAnsi" w:cstheme="minorHAnsi"/>
                  <w:color w:val="171717"/>
                  <w:shd w:val="clear" w:color="auto" w:fill="FFFFFF"/>
                  <w:rPrChange w:id="463" w:author="Aniesha Sachdeva" w:date="2021-05-07T17:45:00Z">
                    <w:rPr>
                      <w:rFonts w:asciiTheme="majorHAnsi" w:hAnsiTheme="majorHAnsi" w:cstheme="majorHAnsi"/>
                      <w:color w:val="171717"/>
                      <w:shd w:val="clear" w:color="auto" w:fill="FFFFFF"/>
                    </w:rPr>
                  </w:rPrChange>
                </w:rPr>
                <w:t xml:space="preserve">Scatter charts – </w:t>
              </w:r>
            </w:ins>
          </w:p>
          <w:p w14:paraId="296555FD" w14:textId="77777777" w:rsidR="002D2121" w:rsidRPr="00287044" w:rsidRDefault="002D2121" w:rsidP="002D2121">
            <w:pPr>
              <w:pStyle w:val="ListParagraph"/>
              <w:widowControl/>
              <w:numPr>
                <w:ilvl w:val="0"/>
                <w:numId w:val="4"/>
              </w:numPr>
              <w:autoSpaceDE/>
              <w:autoSpaceDN/>
              <w:spacing w:line="276" w:lineRule="auto"/>
              <w:contextualSpacing/>
              <w:jc w:val="both"/>
              <w:rPr>
                <w:ins w:id="464" w:author="Aniesha Sachdeva" w:date="2021-05-07T17:44:00Z"/>
                <w:rFonts w:asciiTheme="minorHAnsi" w:hAnsiTheme="minorHAnsi" w:cstheme="minorHAnsi"/>
                <w:rPrChange w:id="465" w:author="Aniesha Sachdeva" w:date="2021-05-07T17:45:00Z">
                  <w:rPr>
                    <w:ins w:id="466" w:author="Aniesha Sachdeva" w:date="2021-05-07T17:44:00Z"/>
                    <w:rFonts w:asciiTheme="majorHAnsi" w:hAnsiTheme="majorHAnsi" w:cstheme="majorHAnsi"/>
                  </w:rPr>
                </w:rPrChange>
              </w:rPr>
            </w:pPr>
            <w:ins w:id="467" w:author="Aniesha Sachdeva" w:date="2021-05-07T17:44:00Z">
              <w:r w:rsidRPr="00287044">
                <w:rPr>
                  <w:rFonts w:asciiTheme="minorHAnsi" w:hAnsiTheme="minorHAnsi" w:cstheme="minorHAnsi"/>
                  <w:rPrChange w:id="468" w:author="Aniesha Sachdeva" w:date="2021-05-07T17:45:00Z">
                    <w:rPr>
                      <w:rFonts w:asciiTheme="majorHAnsi" w:hAnsiTheme="majorHAnsi" w:cstheme="majorHAnsi"/>
                    </w:rPr>
                  </w:rPrChange>
                </w:rPr>
                <w:t>Show relationships between two numerical values.</w:t>
              </w:r>
            </w:ins>
          </w:p>
          <w:p w14:paraId="2FA09E75" w14:textId="77777777" w:rsidR="002D2121" w:rsidRPr="00287044" w:rsidRDefault="002D2121" w:rsidP="002D2121">
            <w:pPr>
              <w:pStyle w:val="ListParagraph"/>
              <w:widowControl/>
              <w:numPr>
                <w:ilvl w:val="0"/>
                <w:numId w:val="4"/>
              </w:numPr>
              <w:autoSpaceDE/>
              <w:autoSpaceDN/>
              <w:spacing w:line="276" w:lineRule="auto"/>
              <w:contextualSpacing/>
              <w:jc w:val="both"/>
              <w:rPr>
                <w:ins w:id="469" w:author="Aniesha Sachdeva" w:date="2021-05-07T17:44:00Z"/>
                <w:rFonts w:asciiTheme="minorHAnsi" w:hAnsiTheme="minorHAnsi" w:cstheme="minorHAnsi"/>
                <w:rPrChange w:id="470" w:author="Aniesha Sachdeva" w:date="2021-05-07T17:45:00Z">
                  <w:rPr>
                    <w:ins w:id="471" w:author="Aniesha Sachdeva" w:date="2021-05-07T17:44:00Z"/>
                    <w:rFonts w:asciiTheme="majorHAnsi" w:hAnsiTheme="majorHAnsi" w:cstheme="majorHAnsi"/>
                  </w:rPr>
                </w:rPrChange>
              </w:rPr>
            </w:pPr>
            <w:ins w:id="472" w:author="Aniesha Sachdeva" w:date="2021-05-07T17:44:00Z">
              <w:r w:rsidRPr="00287044">
                <w:rPr>
                  <w:rFonts w:asciiTheme="minorHAnsi" w:hAnsiTheme="minorHAnsi" w:cstheme="minorHAnsi"/>
                  <w:rPrChange w:id="473" w:author="Aniesha Sachdeva" w:date="2021-05-07T17:45:00Z">
                    <w:rPr>
                      <w:rFonts w:asciiTheme="majorHAnsi" w:hAnsiTheme="majorHAnsi" w:cstheme="majorHAnsi"/>
                    </w:rPr>
                  </w:rPrChange>
                </w:rPr>
                <w:t>Plot two groups of numbers as one series of x and y coordinates</w:t>
              </w:r>
            </w:ins>
          </w:p>
          <w:p w14:paraId="3FEBB649" w14:textId="77777777" w:rsidR="002D2121" w:rsidRPr="00287044" w:rsidRDefault="002D2121" w:rsidP="002D2121">
            <w:pPr>
              <w:pStyle w:val="ListParagraph"/>
              <w:widowControl/>
              <w:numPr>
                <w:ilvl w:val="0"/>
                <w:numId w:val="4"/>
              </w:numPr>
              <w:autoSpaceDE/>
              <w:autoSpaceDN/>
              <w:spacing w:line="276" w:lineRule="auto"/>
              <w:contextualSpacing/>
              <w:jc w:val="both"/>
              <w:rPr>
                <w:ins w:id="474" w:author="Aniesha Sachdeva" w:date="2021-05-07T17:44:00Z"/>
                <w:rFonts w:asciiTheme="minorHAnsi" w:hAnsiTheme="minorHAnsi" w:cstheme="minorHAnsi"/>
                <w:rPrChange w:id="475" w:author="Aniesha Sachdeva" w:date="2021-05-07T17:45:00Z">
                  <w:rPr>
                    <w:ins w:id="476" w:author="Aniesha Sachdeva" w:date="2021-05-07T17:44:00Z"/>
                    <w:rFonts w:asciiTheme="majorHAnsi" w:hAnsiTheme="majorHAnsi" w:cstheme="majorHAnsi"/>
                  </w:rPr>
                </w:rPrChange>
              </w:rPr>
            </w:pPr>
            <w:ins w:id="477" w:author="Aniesha Sachdeva" w:date="2021-05-07T17:44:00Z">
              <w:r w:rsidRPr="00287044">
                <w:rPr>
                  <w:rFonts w:asciiTheme="minorHAnsi" w:hAnsiTheme="minorHAnsi" w:cstheme="minorHAnsi"/>
                  <w:rPrChange w:id="478" w:author="Aniesha Sachdeva" w:date="2021-05-07T17:45:00Z">
                    <w:rPr>
                      <w:rFonts w:asciiTheme="majorHAnsi" w:hAnsiTheme="majorHAnsi" w:cstheme="majorHAnsi"/>
                    </w:rPr>
                  </w:rPrChange>
                </w:rPr>
                <w:t>To turn the horizontal axis into a logarithmic scale.</w:t>
              </w:r>
            </w:ins>
          </w:p>
          <w:p w14:paraId="50BCE8CF" w14:textId="77777777" w:rsidR="002D2121" w:rsidRPr="00287044" w:rsidRDefault="002D2121" w:rsidP="002D2121">
            <w:pPr>
              <w:pStyle w:val="ListParagraph"/>
              <w:widowControl/>
              <w:numPr>
                <w:ilvl w:val="0"/>
                <w:numId w:val="4"/>
              </w:numPr>
              <w:autoSpaceDE/>
              <w:autoSpaceDN/>
              <w:spacing w:line="276" w:lineRule="auto"/>
              <w:contextualSpacing/>
              <w:jc w:val="both"/>
              <w:rPr>
                <w:ins w:id="479" w:author="Aniesha Sachdeva" w:date="2021-05-07T17:44:00Z"/>
                <w:rFonts w:asciiTheme="minorHAnsi" w:hAnsiTheme="minorHAnsi" w:cstheme="minorHAnsi"/>
                <w:rPrChange w:id="480" w:author="Aniesha Sachdeva" w:date="2021-05-07T17:45:00Z">
                  <w:rPr>
                    <w:ins w:id="481" w:author="Aniesha Sachdeva" w:date="2021-05-07T17:44:00Z"/>
                    <w:rFonts w:asciiTheme="majorHAnsi" w:hAnsiTheme="majorHAnsi" w:cstheme="majorHAnsi"/>
                  </w:rPr>
                </w:rPrChange>
              </w:rPr>
            </w:pPr>
            <w:ins w:id="482" w:author="Aniesha Sachdeva" w:date="2021-05-07T17:44:00Z">
              <w:r w:rsidRPr="00287044">
                <w:rPr>
                  <w:rFonts w:asciiTheme="minorHAnsi" w:hAnsiTheme="minorHAnsi" w:cstheme="minorHAnsi"/>
                  <w:rPrChange w:id="483" w:author="Aniesha Sachdeva" w:date="2021-05-07T17:45:00Z">
                    <w:rPr>
                      <w:rFonts w:asciiTheme="majorHAnsi" w:hAnsiTheme="majorHAnsi" w:cstheme="majorHAnsi"/>
                    </w:rPr>
                  </w:rPrChange>
                </w:rPr>
                <w:t>To compare large numbers of data points without regard to time.</w:t>
              </w:r>
            </w:ins>
          </w:p>
        </w:tc>
        <w:tc>
          <w:tcPr>
            <w:tcW w:w="6617" w:type="dxa"/>
          </w:tcPr>
          <w:p w14:paraId="7A3C2251" w14:textId="77777777" w:rsidR="002D2121" w:rsidRPr="00287044" w:rsidRDefault="002D2121" w:rsidP="002D2121">
            <w:pPr>
              <w:spacing w:line="276" w:lineRule="auto"/>
              <w:jc w:val="center"/>
              <w:rPr>
                <w:ins w:id="484" w:author="Aniesha Sachdeva" w:date="2021-05-07T17:44:00Z"/>
                <w:rFonts w:asciiTheme="minorHAnsi" w:hAnsiTheme="minorHAnsi" w:cstheme="minorHAnsi"/>
                <w:rPrChange w:id="485" w:author="Aniesha Sachdeva" w:date="2021-05-07T17:45:00Z">
                  <w:rPr>
                    <w:ins w:id="486" w:author="Aniesha Sachdeva" w:date="2021-05-07T17:44:00Z"/>
                    <w:rFonts w:asciiTheme="majorHAnsi" w:hAnsiTheme="majorHAnsi" w:cstheme="majorHAnsi"/>
                  </w:rPr>
                </w:rPrChange>
              </w:rPr>
            </w:pPr>
            <w:ins w:id="487" w:author="Aniesha Sachdeva" w:date="2021-05-05T20:52:00Z">
              <w:r w:rsidRPr="00CA56D0">
                <w:rPr>
                  <w:rFonts w:asciiTheme="minorHAnsi" w:hAnsiTheme="minorHAnsi" w:cstheme="minorHAnsi"/>
                  <w:noProof/>
                </w:rPr>
                <w:object w:dxaOrig="3876" w:dyaOrig="4056" w14:anchorId="4D806DD6">
                  <v:shape id="_x0000_i1036" type="#_x0000_t75" alt="Chart, bubble chart&#10;&#10;&#10;&#10;Description automatically generated" style="width:230.4pt;height:182.2pt" o:ole="">
                    <v:imagedata r:id="rId28" o:title=""/>
                  </v:shape>
                  <o:OLEObject Type="Embed" ProgID="PBrush" ShapeID="_x0000_i1036" DrawAspect="Content" ObjectID="_1690299616" r:id="rId29"/>
                </w:object>
              </w:r>
            </w:ins>
          </w:p>
        </w:tc>
      </w:tr>
    </w:tbl>
    <w:p w14:paraId="3B684E28" w14:textId="77777777" w:rsidR="002D2121" w:rsidRPr="00287044" w:rsidRDefault="002D2121" w:rsidP="002D2121">
      <w:pPr>
        <w:pStyle w:val="ListParagraph"/>
        <w:ind w:left="720" w:firstLine="0"/>
        <w:rPr>
          <w:ins w:id="488" w:author="Aniesha Sachdeva" w:date="2021-05-07T17:46:00Z"/>
          <w:rFonts w:asciiTheme="minorHAnsi" w:hAnsiTheme="minorHAnsi" w:cstheme="minorHAnsi"/>
        </w:rPr>
      </w:pPr>
    </w:p>
    <w:p w14:paraId="2B8B2322" w14:textId="77777777" w:rsidR="002D2121" w:rsidRPr="00287044" w:rsidRDefault="002D2121" w:rsidP="002D2121">
      <w:pPr>
        <w:pStyle w:val="ListParagraph"/>
        <w:ind w:left="720" w:firstLine="0"/>
        <w:rPr>
          <w:ins w:id="489" w:author="Aniesha Sachdeva" w:date="2021-05-07T17:44:00Z"/>
          <w:rFonts w:asciiTheme="minorHAnsi" w:hAnsiTheme="minorHAnsi" w:cstheme="minorHAnsi"/>
          <w:rPrChange w:id="490" w:author="Aniesha Sachdeva" w:date="2021-05-07T17:45:00Z">
            <w:rPr>
              <w:ins w:id="491" w:author="Aniesha Sachdeva" w:date="2021-05-07T17:44:00Z"/>
              <w:rFonts w:asciiTheme="majorHAnsi" w:hAnsiTheme="majorHAnsi" w:cstheme="majorHAnsi"/>
            </w:rPr>
          </w:rPrChange>
        </w:rPr>
        <w:pPrChange w:id="492" w:author="Aniesha Sachdeva" w:date="2021-05-07T17:46:00Z">
          <w:pPr>
            <w:pStyle w:val="ListParagraph"/>
            <w:ind w:left="1080"/>
          </w:pPr>
        </w:pPrChange>
      </w:pPr>
    </w:p>
    <w:p w14:paraId="1184E2B9" w14:textId="77777777" w:rsidR="002D2121" w:rsidRPr="00287044" w:rsidRDefault="002D2121" w:rsidP="002D2121">
      <w:pPr>
        <w:pStyle w:val="ListParagraph"/>
        <w:ind w:left="1080"/>
        <w:rPr>
          <w:ins w:id="493" w:author="Aniesha Sachdeva" w:date="2021-05-07T17:44:00Z"/>
          <w:rFonts w:asciiTheme="minorHAnsi" w:hAnsiTheme="minorHAnsi" w:cstheme="minorHAnsi"/>
          <w:rPrChange w:id="494" w:author="Aniesha Sachdeva" w:date="2021-05-07T17:45:00Z">
            <w:rPr>
              <w:ins w:id="495" w:author="Aniesha Sachdeva" w:date="2021-05-07T17:44:00Z"/>
              <w:rFonts w:asciiTheme="majorHAnsi" w:hAnsiTheme="majorHAnsi" w:cstheme="majorHAnsi"/>
            </w:rPr>
          </w:rPrChange>
        </w:rPr>
      </w:pPr>
    </w:p>
    <w:p w14:paraId="31FA7DC4" w14:textId="77777777" w:rsidR="00975091" w:rsidRDefault="00975091"/>
    <w:sectPr w:rsidR="009750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374DD" w14:textId="77777777" w:rsidR="002D2121" w:rsidRDefault="002D2121" w:rsidP="002D2121">
      <w:r>
        <w:separator/>
      </w:r>
    </w:p>
  </w:endnote>
  <w:endnote w:type="continuationSeparator" w:id="0">
    <w:p w14:paraId="7371E62D" w14:textId="77777777" w:rsidR="002D2121" w:rsidRDefault="002D2121" w:rsidP="002D2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876E6" w14:textId="77777777" w:rsidR="002D2121" w:rsidRDefault="002D2121" w:rsidP="002D2121">
      <w:r>
        <w:separator/>
      </w:r>
    </w:p>
  </w:footnote>
  <w:footnote w:type="continuationSeparator" w:id="0">
    <w:p w14:paraId="148A1661" w14:textId="77777777" w:rsidR="002D2121" w:rsidRDefault="002D2121" w:rsidP="002D2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D63E75"/>
    <w:multiLevelType w:val="hybridMultilevel"/>
    <w:tmpl w:val="A8426656"/>
    <w:lvl w:ilvl="0" w:tplc="E0F01308">
      <w:numFmt w:val="bullet"/>
      <w:lvlText w:val="-"/>
      <w:lvlJc w:val="left"/>
      <w:pPr>
        <w:ind w:left="360" w:hanging="360"/>
      </w:pPr>
      <w:rPr>
        <w:rFonts w:ascii="Calibri" w:eastAsiaTheme="minorHAnsi" w:hAnsi="Calibri" w:cs="Calibri" w:hint="default"/>
      </w:rPr>
    </w:lvl>
    <w:lvl w:ilvl="1" w:tplc="DD3A75AE">
      <w:start w:val="1"/>
      <w:numFmt w:val="lowerLetter"/>
      <w:lvlText w:val="%2."/>
      <w:lvlJc w:val="left"/>
      <w:pPr>
        <w:ind w:left="1080" w:hanging="360"/>
      </w:pPr>
      <w:rPr>
        <w:b w:val="0"/>
        <w:bCs w:val="0"/>
      </w:rPr>
    </w:lvl>
    <w:lvl w:ilvl="2" w:tplc="4009001B">
      <w:start w:val="1"/>
      <w:numFmt w:val="lowerRoman"/>
      <w:lvlText w:val="%3."/>
      <w:lvlJc w:val="right"/>
      <w:pPr>
        <w:ind w:left="1800" w:hanging="180"/>
      </w:pPr>
    </w:lvl>
    <w:lvl w:ilvl="3" w:tplc="E0F01308">
      <w:numFmt w:val="bullet"/>
      <w:lvlText w:val="-"/>
      <w:lvlJc w:val="left"/>
      <w:pPr>
        <w:ind w:left="2520" w:hanging="360"/>
      </w:pPr>
      <w:rPr>
        <w:rFonts w:ascii="Calibri" w:eastAsiaTheme="minorHAnsi" w:hAnsi="Calibri" w:cs="Calibri" w:hint="default"/>
      </w:rPr>
    </w:lvl>
    <w:lvl w:ilvl="4" w:tplc="6C5C64E2">
      <w:start w:val="1"/>
      <w:numFmt w:val="decimal"/>
      <w:lvlText w:val="%5."/>
      <w:lvlJc w:val="left"/>
      <w:pPr>
        <w:ind w:left="3240" w:hanging="360"/>
      </w:pPr>
      <w:rPr>
        <w:rFonts w:hint="default"/>
      </w:r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75B86D1E"/>
    <w:multiLevelType w:val="hybridMultilevel"/>
    <w:tmpl w:val="C4684B40"/>
    <w:lvl w:ilvl="0" w:tplc="E0F01308">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7EB23BEC"/>
    <w:multiLevelType w:val="hybridMultilevel"/>
    <w:tmpl w:val="37866A4C"/>
    <w:lvl w:ilvl="0" w:tplc="E0F01308">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7FEA118E"/>
    <w:multiLevelType w:val="hybridMultilevel"/>
    <w:tmpl w:val="83664810"/>
    <w:lvl w:ilvl="0" w:tplc="141E2AE8">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21"/>
    <w:rsid w:val="002D2121"/>
    <w:rsid w:val="009750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FAA99"/>
  <w15:chartTrackingRefBased/>
  <w15:docId w15:val="{45136B42-1153-4834-AD70-54AB0D699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121"/>
    <w:pPr>
      <w:widowControl w:val="0"/>
      <w:autoSpaceDE w:val="0"/>
      <w:autoSpaceDN w:val="0"/>
      <w:spacing w:after="0" w:line="240" w:lineRule="auto"/>
    </w:pPr>
    <w:rPr>
      <w:rFonts w:ascii="Calibri Light" w:eastAsia="Calibri Light" w:hAnsi="Calibri Light" w:cs="Calibri Light"/>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121"/>
    <w:pPr>
      <w:ind w:left="1653" w:hanging="361"/>
    </w:pPr>
  </w:style>
  <w:style w:type="table" w:styleId="TableGrid">
    <w:name w:val="Table Grid"/>
    <w:basedOn w:val="TableNormal"/>
    <w:uiPriority w:val="39"/>
    <w:rsid w:val="002D212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212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2D2121"/>
    <w:rPr>
      <w:i/>
      <w:iCs/>
    </w:rPr>
  </w:style>
  <w:style w:type="paragraph" w:styleId="Header">
    <w:name w:val="header"/>
    <w:basedOn w:val="Normal"/>
    <w:link w:val="HeaderChar"/>
    <w:uiPriority w:val="99"/>
    <w:unhideWhenUsed/>
    <w:rsid w:val="002D2121"/>
    <w:pPr>
      <w:tabs>
        <w:tab w:val="center" w:pos="4513"/>
        <w:tab w:val="right" w:pos="9026"/>
      </w:tabs>
    </w:pPr>
  </w:style>
  <w:style w:type="character" w:customStyle="1" w:styleId="HeaderChar">
    <w:name w:val="Header Char"/>
    <w:basedOn w:val="DefaultParagraphFont"/>
    <w:link w:val="Header"/>
    <w:uiPriority w:val="99"/>
    <w:rsid w:val="002D2121"/>
    <w:rPr>
      <w:rFonts w:ascii="Calibri Light" w:eastAsia="Calibri Light" w:hAnsi="Calibri Light" w:cs="Calibri Light"/>
      <w:lang w:val="en-US"/>
    </w:rPr>
  </w:style>
  <w:style w:type="paragraph" w:styleId="Footer">
    <w:name w:val="footer"/>
    <w:basedOn w:val="Normal"/>
    <w:link w:val="FooterChar"/>
    <w:uiPriority w:val="99"/>
    <w:unhideWhenUsed/>
    <w:rsid w:val="002D2121"/>
    <w:pPr>
      <w:tabs>
        <w:tab w:val="center" w:pos="4513"/>
        <w:tab w:val="right" w:pos="9026"/>
      </w:tabs>
    </w:pPr>
  </w:style>
  <w:style w:type="character" w:customStyle="1" w:styleId="FooterChar">
    <w:name w:val="Footer Char"/>
    <w:basedOn w:val="DefaultParagraphFont"/>
    <w:link w:val="Footer"/>
    <w:uiPriority w:val="99"/>
    <w:rsid w:val="002D2121"/>
    <w:rPr>
      <w:rFonts w:ascii="Calibri Light" w:eastAsia="Calibri Light" w:hAnsi="Calibri Light" w:cs="Calibri Ligh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5CFE95C8121241A89911A3EA870CA2" ma:contentTypeVersion="9" ma:contentTypeDescription="Create a new document." ma:contentTypeScope="" ma:versionID="55702c57a99223956db13ca5558fea97">
  <xsd:schema xmlns:xsd="http://www.w3.org/2001/XMLSchema" xmlns:xs="http://www.w3.org/2001/XMLSchema" xmlns:p="http://schemas.microsoft.com/office/2006/metadata/properties" xmlns:ns2="b5f95fc5-6b86-4222-9ced-e8ecefb7863d" xmlns:ns3="11af06da-c95d-4e54-9a77-d8a1ab5920db" targetNamespace="http://schemas.microsoft.com/office/2006/metadata/properties" ma:root="true" ma:fieldsID="6a686633fee8535737871c54a600ddc4" ns2:_="" ns3:_="">
    <xsd:import namespace="b5f95fc5-6b86-4222-9ced-e8ecefb7863d"/>
    <xsd:import namespace="11af06da-c95d-4e54-9a77-d8a1ab5920d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element ref="ns3:SharedWithUsers" minOccurs="0"/>
                <xsd:element ref="ns3:SharedWithDetails"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f95fc5-6b86-4222-9ced-e8ecefb786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af06da-c95d-4e54-9a77-d8a1ab5920d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D7576A-A8D7-40B2-8B06-6BA011A085E1}"/>
</file>

<file path=customXml/itemProps2.xml><?xml version="1.0" encoding="utf-8"?>
<ds:datastoreItem xmlns:ds="http://schemas.openxmlformats.org/officeDocument/2006/customXml" ds:itemID="{4F11FCED-F000-4FAE-B40F-E7041D1434A8}">
  <ds:schemaRefs>
    <ds:schemaRef ds:uri="http://schemas.microsoft.com/sharepoint/v3/contenttype/forms"/>
  </ds:schemaRefs>
</ds:datastoreItem>
</file>

<file path=customXml/itemProps3.xml><?xml version="1.0" encoding="utf-8"?>
<ds:datastoreItem xmlns:ds="http://schemas.openxmlformats.org/officeDocument/2006/customXml" ds:itemID="{BE56A2AB-AFE4-4FF5-AF29-2587BB5786B6}">
  <ds:schemaRefs>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8c232253-ee78-4211-a9c4-22a2fdf53eb4"/>
    <ds:schemaRef ds:uri="http://purl.org/dc/elements/1.1/"/>
    <ds:schemaRef ds:uri="http://schemas.openxmlformats.org/package/2006/metadata/core-properties"/>
    <ds:schemaRef ds:uri="e473b33b-a472-4a32-8a32-3f6c6c07f2fa"/>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978</Words>
  <Characters>5576</Characters>
  <Application>Microsoft Office Word</Application>
  <DocSecurity>0</DocSecurity>
  <Lines>46</Lines>
  <Paragraphs>13</Paragraphs>
  <ScaleCrop>false</ScaleCrop>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Prabhav Jain</dc:creator>
  <cp:keywords/>
  <dc:description/>
  <cp:lastModifiedBy>Prabhav Jain</cp:lastModifiedBy>
  <cp:revision>1</cp:revision>
  <dcterms:created xsi:type="dcterms:W3CDTF">2021-08-12T13:21:00Z</dcterms:created>
  <dcterms:modified xsi:type="dcterms:W3CDTF">2021-08-12T13:24:00Z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0x010100C25CFE95C8121241A89911A3EA870CA2</vt:lpwstr>
  </property>
</Properties>
</file>